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4EDC" w:rsidRPr="00AA5F69" w:rsidDel="00C94461" w:rsidRDefault="00C94461">
      <w:pPr>
        <w:bidi/>
        <w:jc w:val="center"/>
        <w:rPr>
          <w:del w:id="0" w:author="Maher" w:date="2026-04-23T22:54:00Z"/>
          <w:rFonts w:asciiTheme="majorBidi" w:hAnsiTheme="majorBidi" w:cstheme="majorBidi"/>
          <w:b/>
          <w:bCs/>
          <w:sz w:val="28"/>
          <w:szCs w:val="28"/>
          <w:rtl/>
          <w:rPrChange w:id="1" w:author="Maher" w:date="2026-04-24T00:10:00Z">
            <w:rPr>
              <w:del w:id="2" w:author="Maher" w:date="2026-04-23T22:54:00Z"/>
              <w:rFonts w:ascii="Traditional Arabic" w:hAnsi="Traditional Arabic" w:cs="Traditional Arabic"/>
              <w:sz w:val="28"/>
              <w:szCs w:val="28"/>
              <w:rtl/>
            </w:rPr>
          </w:rPrChange>
        </w:rPr>
        <w:pPrChange w:id="3" w:author="Maher" w:date="2026-04-24T00:10:00Z">
          <w:pPr>
            <w:bidi/>
            <w:jc w:val="both"/>
          </w:pPr>
        </w:pPrChange>
      </w:pPr>
      <w:ins w:id="4" w:author="Maher" w:date="2026-04-23T22:54:00Z">
        <w:r w:rsidRPr="00AA5F69">
          <w:rPr>
            <w:rFonts w:asciiTheme="majorBidi" w:hAnsiTheme="majorBidi" w:cstheme="majorBidi"/>
            <w:b/>
            <w:bCs/>
            <w:sz w:val="28"/>
            <w:szCs w:val="28"/>
            <w:rtl/>
          </w:rPr>
          <w:t>الفصل الثاني: الإطار النظري والدراسات السابقة</w:t>
        </w:r>
      </w:ins>
    </w:p>
    <w:p w:rsidR="003B6713" w:rsidRPr="00AA5F69" w:rsidDel="00C94461" w:rsidRDefault="003B6713">
      <w:pPr>
        <w:bidi/>
        <w:jc w:val="center"/>
        <w:rPr>
          <w:del w:id="5" w:author="Maher" w:date="2026-04-23T22:54:00Z"/>
          <w:rFonts w:asciiTheme="majorBidi" w:hAnsiTheme="majorBidi" w:cstheme="majorBidi"/>
          <w:sz w:val="28"/>
          <w:szCs w:val="28"/>
          <w:rtl/>
          <w:rPrChange w:id="6" w:author="Maher" w:date="2026-04-24T00:10:00Z">
            <w:rPr>
              <w:del w:id="7" w:author="Maher" w:date="2026-04-23T22:54:00Z"/>
              <w:rFonts w:ascii="Traditional Arabic" w:hAnsi="Traditional Arabic" w:cs="Traditional Arabic"/>
              <w:sz w:val="28"/>
              <w:szCs w:val="28"/>
              <w:rtl/>
            </w:rPr>
          </w:rPrChange>
        </w:rPr>
        <w:pPrChange w:id="8" w:author="Maher" w:date="2026-04-24T00:10:00Z">
          <w:pPr>
            <w:bidi/>
            <w:jc w:val="both"/>
          </w:pPr>
        </w:pPrChange>
      </w:pPr>
    </w:p>
    <w:p w:rsidR="003B6713" w:rsidRPr="00AA5F69" w:rsidDel="00C94461" w:rsidRDefault="003B6713">
      <w:pPr>
        <w:bidi/>
        <w:jc w:val="center"/>
        <w:rPr>
          <w:del w:id="9" w:author="Maher" w:date="2026-04-23T22:54:00Z"/>
          <w:rFonts w:asciiTheme="majorBidi" w:hAnsiTheme="majorBidi" w:cstheme="majorBidi"/>
          <w:sz w:val="28"/>
          <w:szCs w:val="28"/>
          <w:rtl/>
          <w:rPrChange w:id="10" w:author="Maher" w:date="2026-04-24T00:10:00Z">
            <w:rPr>
              <w:del w:id="11" w:author="Maher" w:date="2026-04-23T22:54:00Z"/>
              <w:rFonts w:ascii="Traditional Arabic" w:hAnsi="Traditional Arabic" w:cs="Traditional Arabic"/>
              <w:sz w:val="28"/>
              <w:szCs w:val="28"/>
              <w:rtl/>
            </w:rPr>
          </w:rPrChange>
        </w:rPr>
        <w:pPrChange w:id="12" w:author="Maher" w:date="2026-04-24T00:10:00Z">
          <w:pPr>
            <w:bidi/>
            <w:jc w:val="both"/>
          </w:pPr>
        </w:pPrChange>
      </w:pPr>
    </w:p>
    <w:p w:rsidR="003B6713" w:rsidRPr="00AA5F69" w:rsidDel="00C94461" w:rsidRDefault="003B6713">
      <w:pPr>
        <w:bidi/>
        <w:jc w:val="center"/>
        <w:rPr>
          <w:del w:id="13" w:author="Maher" w:date="2026-04-23T22:54:00Z"/>
          <w:rFonts w:asciiTheme="majorBidi" w:hAnsiTheme="majorBidi" w:cstheme="majorBidi"/>
          <w:b/>
          <w:bCs/>
          <w:sz w:val="28"/>
          <w:szCs w:val="28"/>
          <w:rPrChange w:id="14" w:author="Maher" w:date="2026-04-24T00:10:00Z">
            <w:rPr>
              <w:del w:id="15" w:author="Maher" w:date="2026-04-23T22:54:00Z"/>
              <w:rFonts w:ascii="Traditional Arabic" w:hAnsi="Traditional Arabic" w:cs="Traditional Arabic"/>
              <w:b/>
              <w:bCs/>
              <w:sz w:val="28"/>
              <w:szCs w:val="28"/>
            </w:rPr>
          </w:rPrChange>
        </w:rPr>
        <w:pPrChange w:id="16" w:author="Maher" w:date="2026-04-24T00:10:00Z">
          <w:pPr>
            <w:bidi/>
            <w:jc w:val="both"/>
          </w:pPr>
        </w:pPrChange>
      </w:pPr>
      <w:del w:id="17" w:author="Maher" w:date="2026-04-23T22:54:00Z">
        <w:r w:rsidRPr="00AA5F69" w:rsidDel="00C94461">
          <w:rPr>
            <w:rFonts w:asciiTheme="majorBidi" w:hAnsiTheme="majorBidi" w:cstheme="majorBidi"/>
            <w:b/>
            <w:bCs/>
            <w:sz w:val="28"/>
            <w:szCs w:val="28"/>
            <w:rtl/>
            <w:rPrChange w:id="18" w:author="Maher" w:date="2026-04-24T00:10:00Z">
              <w:rPr>
                <w:rFonts w:ascii="Traditional Arabic" w:hAnsi="Traditional Arabic" w:cs="Traditional Arabic"/>
                <w:b/>
                <w:bCs/>
                <w:sz w:val="28"/>
                <w:szCs w:val="28"/>
                <w:rtl/>
              </w:rPr>
            </w:rPrChange>
          </w:rPr>
          <w:delText>الفصل الثاني: الإطار النظري والدراسات السابقة</w:delText>
        </w:r>
      </w:del>
    </w:p>
    <w:p w:rsidR="003B6713" w:rsidRPr="00AA5F69" w:rsidDel="00C94461" w:rsidRDefault="003B6713">
      <w:pPr>
        <w:bidi/>
        <w:jc w:val="center"/>
        <w:rPr>
          <w:del w:id="19" w:author="Maher" w:date="2026-04-23T22:54:00Z"/>
          <w:rFonts w:asciiTheme="majorBidi" w:hAnsiTheme="majorBidi" w:cstheme="majorBidi"/>
          <w:sz w:val="28"/>
          <w:szCs w:val="28"/>
          <w:rPrChange w:id="20" w:author="Maher" w:date="2026-04-24T00:10:00Z">
            <w:rPr>
              <w:del w:id="21" w:author="Maher" w:date="2026-04-23T22:54:00Z"/>
              <w:rFonts w:ascii="Traditional Arabic" w:hAnsi="Traditional Arabic" w:cs="Traditional Arabic"/>
              <w:sz w:val="28"/>
              <w:szCs w:val="28"/>
            </w:rPr>
          </w:rPrChange>
        </w:rPr>
        <w:pPrChange w:id="22" w:author="Maher" w:date="2026-04-24T00:10:00Z">
          <w:pPr>
            <w:bidi/>
            <w:jc w:val="both"/>
          </w:pPr>
        </w:pPrChange>
      </w:pPr>
      <w:del w:id="23" w:author="Maher" w:date="2026-04-23T22:54:00Z">
        <w:r w:rsidRPr="00AA5F69" w:rsidDel="00C94461">
          <w:rPr>
            <w:rFonts w:asciiTheme="majorBidi" w:hAnsiTheme="majorBidi" w:cstheme="majorBidi"/>
            <w:sz w:val="28"/>
            <w:szCs w:val="28"/>
            <w:rtl/>
            <w:rPrChange w:id="24" w:author="Maher" w:date="2026-04-24T00:10:00Z">
              <w:rPr>
                <w:rFonts w:ascii="Traditional Arabic" w:hAnsi="Traditional Arabic" w:cs="Traditional Arabic"/>
                <w:sz w:val="28"/>
                <w:szCs w:val="28"/>
                <w:rtl/>
              </w:rPr>
            </w:rPrChange>
          </w:rPr>
          <w:delText>1-2 مقدمة (</w:delText>
        </w:r>
        <w:r w:rsidRPr="00AA5F69" w:rsidDel="00C94461">
          <w:rPr>
            <w:rFonts w:asciiTheme="majorBidi" w:hAnsiTheme="majorBidi" w:cstheme="majorBidi"/>
            <w:sz w:val="28"/>
            <w:szCs w:val="28"/>
            <w:rPrChange w:id="25" w:author="Maher" w:date="2026-04-24T00:10:00Z">
              <w:rPr>
                <w:rFonts w:ascii="Traditional Arabic" w:hAnsi="Traditional Arabic" w:cs="Traditional Arabic"/>
                <w:sz w:val="28"/>
                <w:szCs w:val="28"/>
              </w:rPr>
            </w:rPrChange>
          </w:rPr>
          <w:delText>Introduction</w:delText>
        </w:r>
        <w:r w:rsidRPr="00AA5F69" w:rsidDel="00C94461">
          <w:rPr>
            <w:rFonts w:asciiTheme="majorBidi" w:hAnsiTheme="majorBidi" w:cstheme="majorBidi"/>
            <w:sz w:val="28"/>
            <w:szCs w:val="28"/>
            <w:rtl/>
            <w:rPrChange w:id="26" w:author="Maher" w:date="2026-04-24T00:10:00Z">
              <w:rPr>
                <w:rFonts w:ascii="Traditional Arabic" w:hAnsi="Traditional Arabic" w:cs="Traditional Arabic"/>
                <w:sz w:val="28"/>
                <w:szCs w:val="28"/>
                <w:rtl/>
              </w:rPr>
            </w:rPrChange>
          </w:rPr>
          <w:delText xml:space="preserve">) </w:delText>
        </w:r>
      </w:del>
    </w:p>
    <w:p w:rsidR="003B6713" w:rsidRPr="00AA5F69" w:rsidDel="00C94461" w:rsidRDefault="003B6713">
      <w:pPr>
        <w:bidi/>
        <w:jc w:val="center"/>
        <w:rPr>
          <w:del w:id="27" w:author="Maher" w:date="2026-04-23T22:54:00Z"/>
          <w:rFonts w:asciiTheme="majorBidi" w:hAnsiTheme="majorBidi" w:cstheme="majorBidi"/>
          <w:sz w:val="28"/>
          <w:szCs w:val="28"/>
          <w:rPrChange w:id="28" w:author="Maher" w:date="2026-04-24T00:10:00Z">
            <w:rPr>
              <w:del w:id="29" w:author="Maher" w:date="2026-04-23T22:54:00Z"/>
              <w:rFonts w:ascii="Traditional Arabic" w:hAnsi="Traditional Arabic" w:cs="Traditional Arabic"/>
              <w:sz w:val="28"/>
              <w:szCs w:val="28"/>
            </w:rPr>
          </w:rPrChange>
        </w:rPr>
        <w:pPrChange w:id="30" w:author="Maher" w:date="2026-04-24T00:10:00Z">
          <w:pPr>
            <w:bidi/>
            <w:jc w:val="both"/>
          </w:pPr>
        </w:pPrChange>
      </w:pPr>
      <w:del w:id="31" w:author="Maher" w:date="2026-04-23T22:54:00Z">
        <w:r w:rsidRPr="00AA5F69" w:rsidDel="00C94461">
          <w:rPr>
            <w:rFonts w:asciiTheme="majorBidi" w:hAnsiTheme="majorBidi" w:cstheme="majorBidi"/>
            <w:sz w:val="28"/>
            <w:szCs w:val="28"/>
            <w:rtl/>
            <w:rPrChange w:id="32" w:author="Maher" w:date="2026-04-24T00:10:00Z">
              <w:rPr>
                <w:rFonts w:ascii="Traditional Arabic" w:hAnsi="Traditional Arabic" w:cs="Traditional Arabic"/>
                <w:sz w:val="28"/>
                <w:szCs w:val="28"/>
                <w:rtl/>
              </w:rPr>
            </w:rPrChange>
          </w:rPr>
          <w:delText>2-2 نبذة عن منصة عاون (</w:delText>
        </w:r>
        <w:r w:rsidRPr="00AA5F69" w:rsidDel="00C94461">
          <w:rPr>
            <w:rFonts w:asciiTheme="majorBidi" w:hAnsiTheme="majorBidi" w:cstheme="majorBidi"/>
            <w:sz w:val="28"/>
            <w:szCs w:val="28"/>
            <w:rPrChange w:id="33" w:author="Maher" w:date="2026-04-24T00:10:00Z">
              <w:rPr>
                <w:rFonts w:ascii="Traditional Arabic" w:hAnsi="Traditional Arabic" w:cs="Traditional Arabic"/>
                <w:sz w:val="28"/>
                <w:szCs w:val="28"/>
              </w:rPr>
            </w:rPrChange>
          </w:rPr>
          <w:delText>Overview of Aoun Platform</w:delText>
        </w:r>
        <w:r w:rsidRPr="00AA5F69" w:rsidDel="00C94461">
          <w:rPr>
            <w:rFonts w:asciiTheme="majorBidi" w:hAnsiTheme="majorBidi" w:cstheme="majorBidi"/>
            <w:sz w:val="28"/>
            <w:szCs w:val="28"/>
            <w:rtl/>
            <w:rPrChange w:id="34" w:author="Maher" w:date="2026-04-24T00:10:00Z">
              <w:rPr>
                <w:rFonts w:ascii="Traditional Arabic" w:hAnsi="Traditional Arabic" w:cs="Traditional Arabic"/>
                <w:sz w:val="28"/>
                <w:szCs w:val="28"/>
                <w:rtl/>
              </w:rPr>
            </w:rPrChange>
          </w:rPr>
          <w:delText xml:space="preserve">) </w:delText>
        </w:r>
      </w:del>
    </w:p>
    <w:p w:rsidR="003B6713" w:rsidRPr="00AA5F69" w:rsidDel="00C94461" w:rsidRDefault="003B6713">
      <w:pPr>
        <w:bidi/>
        <w:jc w:val="center"/>
        <w:rPr>
          <w:del w:id="35" w:author="Maher" w:date="2026-04-23T22:54:00Z"/>
          <w:rFonts w:asciiTheme="majorBidi" w:hAnsiTheme="majorBidi" w:cstheme="majorBidi"/>
          <w:sz w:val="28"/>
          <w:szCs w:val="28"/>
          <w:rPrChange w:id="36" w:author="Maher" w:date="2026-04-24T00:10:00Z">
            <w:rPr>
              <w:del w:id="37" w:author="Maher" w:date="2026-04-23T22:54:00Z"/>
              <w:rFonts w:ascii="Traditional Arabic" w:hAnsi="Traditional Arabic" w:cs="Traditional Arabic"/>
              <w:sz w:val="28"/>
              <w:szCs w:val="28"/>
            </w:rPr>
          </w:rPrChange>
        </w:rPr>
        <w:pPrChange w:id="38" w:author="Maher" w:date="2026-04-24T00:10:00Z">
          <w:pPr>
            <w:bidi/>
            <w:jc w:val="both"/>
          </w:pPr>
        </w:pPrChange>
      </w:pPr>
      <w:del w:id="39" w:author="Maher" w:date="2026-04-23T22:54:00Z">
        <w:r w:rsidRPr="00AA5F69" w:rsidDel="00C94461">
          <w:rPr>
            <w:rFonts w:asciiTheme="majorBidi" w:hAnsiTheme="majorBidi" w:cstheme="majorBidi"/>
            <w:sz w:val="28"/>
            <w:szCs w:val="28"/>
            <w:rtl/>
            <w:rPrChange w:id="40" w:author="Maher" w:date="2026-04-24T00:10:00Z">
              <w:rPr>
                <w:rFonts w:ascii="Traditional Arabic" w:hAnsi="Traditional Arabic" w:cs="Traditional Arabic"/>
                <w:sz w:val="28"/>
                <w:szCs w:val="28"/>
                <w:rtl/>
              </w:rPr>
            </w:rPrChange>
          </w:rPr>
          <w:delText>3</w:delText>
        </w:r>
      </w:del>
      <w:ins w:id="41" w:author="BASHAR FAISAL" w:date="2026-04-19T17:26:00Z">
        <w:del w:id="42" w:author="Maher" w:date="2026-04-23T22:54:00Z">
          <w:r w:rsidR="008502DD" w:rsidRPr="00AA5F69" w:rsidDel="00C94461">
            <w:rPr>
              <w:rFonts w:asciiTheme="majorBidi" w:hAnsiTheme="majorBidi" w:cstheme="majorBidi"/>
              <w:sz w:val="28"/>
              <w:szCs w:val="28"/>
              <w:rPrChange w:id="43" w:author="Maher" w:date="2026-04-24T00:10:00Z">
                <w:rPr>
                  <w:rFonts w:ascii="Traditional Arabic" w:hAnsi="Traditional Arabic" w:cs="Traditional Arabic"/>
                  <w:sz w:val="28"/>
                  <w:szCs w:val="28"/>
                </w:rPr>
              </w:rPrChange>
            </w:rPr>
            <w:delText>2</w:delText>
          </w:r>
        </w:del>
      </w:ins>
      <w:del w:id="44" w:author="Maher" w:date="2026-04-23T22:54:00Z">
        <w:r w:rsidRPr="00AA5F69" w:rsidDel="00C94461">
          <w:rPr>
            <w:rFonts w:asciiTheme="majorBidi" w:hAnsiTheme="majorBidi" w:cstheme="majorBidi"/>
            <w:sz w:val="28"/>
            <w:szCs w:val="28"/>
            <w:rtl/>
            <w:rPrChange w:id="45" w:author="Maher" w:date="2026-04-24T00:10:00Z">
              <w:rPr>
                <w:rFonts w:ascii="Traditional Arabic" w:hAnsi="Traditional Arabic" w:cs="Traditional Arabic"/>
                <w:sz w:val="28"/>
                <w:szCs w:val="28"/>
                <w:rtl/>
              </w:rPr>
            </w:rPrChange>
          </w:rPr>
          <w:delText>-2 المفاهيم الأساسية والتقنيات (</w:delText>
        </w:r>
        <w:r w:rsidRPr="00AA5F69" w:rsidDel="00C94461">
          <w:rPr>
            <w:rFonts w:asciiTheme="majorBidi" w:hAnsiTheme="majorBidi" w:cstheme="majorBidi"/>
            <w:sz w:val="28"/>
            <w:szCs w:val="28"/>
            <w:rPrChange w:id="46" w:author="Maher" w:date="2026-04-24T00:10:00Z">
              <w:rPr>
                <w:rFonts w:ascii="Traditional Arabic" w:hAnsi="Traditional Arabic" w:cs="Traditional Arabic"/>
                <w:sz w:val="28"/>
                <w:szCs w:val="28"/>
              </w:rPr>
            </w:rPrChange>
          </w:rPr>
          <w:delText>Core Concepts &amp; Technologies</w:delText>
        </w:r>
        <w:r w:rsidRPr="00AA5F69" w:rsidDel="00C94461">
          <w:rPr>
            <w:rFonts w:asciiTheme="majorBidi" w:hAnsiTheme="majorBidi" w:cstheme="majorBidi"/>
            <w:sz w:val="28"/>
            <w:szCs w:val="28"/>
            <w:rtl/>
            <w:rPrChange w:id="47" w:author="Maher" w:date="2026-04-24T00:10:00Z">
              <w:rPr>
                <w:rFonts w:ascii="Traditional Arabic" w:hAnsi="Traditional Arabic" w:cs="Traditional Arabic"/>
                <w:sz w:val="28"/>
                <w:szCs w:val="28"/>
                <w:rtl/>
              </w:rPr>
            </w:rPrChange>
          </w:rPr>
          <w:delText>)</w:delText>
        </w:r>
      </w:del>
    </w:p>
    <w:p w:rsidR="003B6713" w:rsidRPr="00AA5F69" w:rsidDel="00C94461" w:rsidRDefault="003B6713">
      <w:pPr>
        <w:bidi/>
        <w:jc w:val="center"/>
        <w:rPr>
          <w:del w:id="48" w:author="Maher" w:date="2026-04-23T22:54:00Z"/>
          <w:rFonts w:asciiTheme="majorBidi" w:hAnsiTheme="majorBidi" w:cstheme="majorBidi"/>
          <w:sz w:val="28"/>
          <w:szCs w:val="28"/>
          <w:rPrChange w:id="49" w:author="Maher" w:date="2026-04-24T00:10:00Z">
            <w:rPr>
              <w:del w:id="50" w:author="Maher" w:date="2026-04-23T22:54:00Z"/>
              <w:rFonts w:ascii="Traditional Arabic" w:hAnsi="Traditional Arabic" w:cs="Traditional Arabic"/>
              <w:sz w:val="28"/>
              <w:szCs w:val="28"/>
            </w:rPr>
          </w:rPrChange>
        </w:rPr>
        <w:pPrChange w:id="51" w:author="Maher" w:date="2026-04-24T00:10:00Z">
          <w:pPr>
            <w:bidi/>
            <w:jc w:val="both"/>
          </w:pPr>
        </w:pPrChange>
      </w:pPr>
      <w:del w:id="52" w:author="Maher" w:date="2026-04-23T22:54:00Z">
        <w:r w:rsidRPr="00AA5F69" w:rsidDel="00C94461">
          <w:rPr>
            <w:rFonts w:asciiTheme="majorBidi" w:hAnsiTheme="majorBidi" w:cstheme="majorBidi"/>
            <w:sz w:val="28"/>
            <w:szCs w:val="28"/>
            <w:rtl/>
            <w:rPrChange w:id="53" w:author="Maher" w:date="2026-04-24T00:10:00Z">
              <w:rPr>
                <w:rFonts w:ascii="Traditional Arabic" w:hAnsi="Traditional Arabic" w:cs="Traditional Arabic"/>
                <w:sz w:val="28"/>
                <w:szCs w:val="28"/>
                <w:rtl/>
              </w:rPr>
            </w:rPrChange>
          </w:rPr>
          <w:tab/>
          <w:delText>1-3-2 أنظمة إدارة المطاعم (</w:delText>
        </w:r>
        <w:r w:rsidRPr="00AA5F69" w:rsidDel="00C94461">
          <w:rPr>
            <w:rFonts w:asciiTheme="majorBidi" w:hAnsiTheme="majorBidi" w:cstheme="majorBidi"/>
            <w:sz w:val="28"/>
            <w:szCs w:val="28"/>
            <w:rPrChange w:id="54" w:author="Maher" w:date="2026-04-24T00:10:00Z">
              <w:rPr>
                <w:rFonts w:ascii="Traditional Arabic" w:hAnsi="Traditional Arabic" w:cs="Traditional Arabic"/>
                <w:sz w:val="28"/>
                <w:szCs w:val="28"/>
              </w:rPr>
            </w:rPrChange>
          </w:rPr>
          <w:delText>Restaurant Management Systems</w:delText>
        </w:r>
        <w:r w:rsidRPr="00AA5F69" w:rsidDel="00C94461">
          <w:rPr>
            <w:rFonts w:asciiTheme="majorBidi" w:hAnsiTheme="majorBidi" w:cstheme="majorBidi"/>
            <w:sz w:val="28"/>
            <w:szCs w:val="28"/>
            <w:rtl/>
            <w:rPrChange w:id="55" w:author="Maher" w:date="2026-04-24T00:10:00Z">
              <w:rPr>
                <w:rFonts w:ascii="Traditional Arabic" w:hAnsi="Traditional Arabic" w:cs="Traditional Arabic"/>
                <w:sz w:val="28"/>
                <w:szCs w:val="28"/>
                <w:rtl/>
              </w:rPr>
            </w:rPrChange>
          </w:rPr>
          <w:delText>)</w:delText>
        </w:r>
      </w:del>
    </w:p>
    <w:p w:rsidR="003B6713" w:rsidRPr="00AA5F69" w:rsidDel="00C94461" w:rsidRDefault="003B6713">
      <w:pPr>
        <w:bidi/>
        <w:jc w:val="center"/>
        <w:rPr>
          <w:del w:id="56" w:author="Maher" w:date="2026-04-23T22:54:00Z"/>
          <w:rFonts w:asciiTheme="majorBidi" w:hAnsiTheme="majorBidi" w:cstheme="majorBidi"/>
          <w:sz w:val="28"/>
          <w:szCs w:val="28"/>
          <w:rPrChange w:id="57" w:author="Maher" w:date="2026-04-24T00:10:00Z">
            <w:rPr>
              <w:del w:id="58" w:author="Maher" w:date="2026-04-23T22:54:00Z"/>
              <w:rFonts w:ascii="Traditional Arabic" w:hAnsi="Traditional Arabic" w:cs="Traditional Arabic"/>
              <w:sz w:val="28"/>
              <w:szCs w:val="28"/>
            </w:rPr>
          </w:rPrChange>
        </w:rPr>
        <w:pPrChange w:id="59" w:author="Maher" w:date="2026-04-24T00:10:00Z">
          <w:pPr>
            <w:bidi/>
            <w:jc w:val="both"/>
          </w:pPr>
        </w:pPrChange>
      </w:pPr>
      <w:del w:id="60" w:author="Maher" w:date="2026-04-23T22:54:00Z">
        <w:r w:rsidRPr="00AA5F69" w:rsidDel="00C94461">
          <w:rPr>
            <w:rFonts w:asciiTheme="majorBidi" w:hAnsiTheme="majorBidi" w:cstheme="majorBidi"/>
            <w:sz w:val="28"/>
            <w:szCs w:val="28"/>
            <w:rtl/>
            <w:rPrChange w:id="61" w:author="Maher" w:date="2026-04-24T00:10:00Z">
              <w:rPr>
                <w:rFonts w:ascii="Traditional Arabic" w:hAnsi="Traditional Arabic" w:cs="Traditional Arabic"/>
                <w:sz w:val="28"/>
                <w:szCs w:val="28"/>
                <w:rtl/>
              </w:rPr>
            </w:rPrChange>
          </w:rPr>
          <w:tab/>
        </w:r>
      </w:del>
      <w:ins w:id="62" w:author="BASHAR FAISAL" w:date="2026-04-19T17:28:00Z">
        <w:del w:id="63" w:author="Maher" w:date="2026-04-23T22:54:00Z">
          <w:r w:rsidR="008502DD" w:rsidRPr="00AA5F69" w:rsidDel="00C94461">
            <w:rPr>
              <w:rFonts w:asciiTheme="majorBidi" w:hAnsiTheme="majorBidi" w:cstheme="majorBidi"/>
              <w:sz w:val="28"/>
              <w:szCs w:val="28"/>
              <w:rtl/>
              <w:rPrChange w:id="64" w:author="Maher" w:date="2026-04-24T00:10:00Z">
                <w:rPr>
                  <w:rFonts w:ascii="Traditional Arabic" w:hAnsi="Traditional Arabic" w:cs="Traditional Arabic"/>
                  <w:sz w:val="28"/>
                  <w:szCs w:val="28"/>
                  <w:rtl/>
                </w:rPr>
              </w:rPrChange>
            </w:rPr>
            <w:delText>1</w:delText>
          </w:r>
        </w:del>
      </w:ins>
      <w:del w:id="65" w:author="Maher" w:date="2026-04-23T22:54:00Z">
        <w:r w:rsidRPr="00AA5F69" w:rsidDel="00C94461">
          <w:rPr>
            <w:rFonts w:asciiTheme="majorBidi" w:hAnsiTheme="majorBidi" w:cstheme="majorBidi"/>
            <w:sz w:val="28"/>
            <w:szCs w:val="28"/>
            <w:rtl/>
            <w:rPrChange w:id="66" w:author="Maher" w:date="2026-04-24T00:10:00Z">
              <w:rPr>
                <w:rFonts w:ascii="Traditional Arabic" w:hAnsi="Traditional Arabic" w:cs="Traditional Arabic"/>
                <w:sz w:val="28"/>
                <w:szCs w:val="28"/>
                <w:rtl/>
              </w:rPr>
            </w:rPrChange>
          </w:rPr>
          <w:delText>2-3</w:delText>
        </w:r>
      </w:del>
      <w:ins w:id="67" w:author="BASHAR FAISAL" w:date="2026-04-19T17:28:00Z">
        <w:del w:id="68" w:author="Maher" w:date="2026-04-23T22:54:00Z">
          <w:r w:rsidR="008502DD" w:rsidRPr="00AA5F69" w:rsidDel="00C94461">
            <w:rPr>
              <w:rFonts w:asciiTheme="majorBidi" w:hAnsiTheme="majorBidi" w:cstheme="majorBidi"/>
              <w:sz w:val="28"/>
              <w:szCs w:val="28"/>
              <w:rtl/>
              <w:rPrChange w:id="69" w:author="Maher" w:date="2026-04-24T00:10:00Z">
                <w:rPr>
                  <w:rFonts w:ascii="Traditional Arabic" w:hAnsi="Traditional Arabic" w:cs="Traditional Arabic"/>
                  <w:sz w:val="28"/>
                  <w:szCs w:val="28"/>
                  <w:rtl/>
                </w:rPr>
              </w:rPrChange>
            </w:rPr>
            <w:delText>2</w:delText>
          </w:r>
        </w:del>
      </w:ins>
      <w:del w:id="70" w:author="Maher" w:date="2026-04-23T22:54:00Z">
        <w:r w:rsidRPr="00AA5F69" w:rsidDel="00C94461">
          <w:rPr>
            <w:rFonts w:asciiTheme="majorBidi" w:hAnsiTheme="majorBidi" w:cstheme="majorBidi"/>
            <w:sz w:val="28"/>
            <w:szCs w:val="28"/>
            <w:rtl/>
            <w:rPrChange w:id="71" w:author="Maher" w:date="2026-04-24T00:10:00Z">
              <w:rPr>
                <w:rFonts w:ascii="Traditional Arabic" w:hAnsi="Traditional Arabic" w:cs="Traditional Arabic"/>
                <w:sz w:val="28"/>
                <w:szCs w:val="28"/>
                <w:rtl/>
              </w:rPr>
            </w:rPrChange>
          </w:rPr>
          <w:delText>-2 الرؤية الحاسوبية في بيئات العمل (</w:delText>
        </w:r>
        <w:r w:rsidRPr="00AA5F69" w:rsidDel="00C94461">
          <w:rPr>
            <w:rFonts w:asciiTheme="majorBidi" w:hAnsiTheme="majorBidi" w:cstheme="majorBidi"/>
            <w:sz w:val="28"/>
            <w:szCs w:val="28"/>
            <w:rPrChange w:id="72" w:author="Maher" w:date="2026-04-24T00:10:00Z">
              <w:rPr>
                <w:rFonts w:ascii="Traditional Arabic" w:hAnsi="Traditional Arabic" w:cs="Traditional Arabic"/>
                <w:sz w:val="28"/>
                <w:szCs w:val="28"/>
              </w:rPr>
            </w:rPrChange>
          </w:rPr>
          <w:delText>Computer Vision</w:delText>
        </w:r>
        <w:r w:rsidRPr="00AA5F69" w:rsidDel="00C94461">
          <w:rPr>
            <w:rFonts w:asciiTheme="majorBidi" w:hAnsiTheme="majorBidi" w:cstheme="majorBidi"/>
            <w:sz w:val="28"/>
            <w:szCs w:val="28"/>
            <w:rtl/>
            <w:rPrChange w:id="73" w:author="Maher" w:date="2026-04-24T00:10:00Z">
              <w:rPr>
                <w:rFonts w:ascii="Traditional Arabic" w:hAnsi="Traditional Arabic" w:cs="Traditional Arabic"/>
                <w:sz w:val="28"/>
                <w:szCs w:val="28"/>
                <w:rtl/>
              </w:rPr>
            </w:rPrChange>
          </w:rPr>
          <w:delText>)</w:delText>
        </w:r>
      </w:del>
    </w:p>
    <w:p w:rsidR="003B6713" w:rsidRPr="00AA5F69" w:rsidDel="00C94461" w:rsidRDefault="003B6713">
      <w:pPr>
        <w:bidi/>
        <w:jc w:val="center"/>
        <w:rPr>
          <w:del w:id="74" w:author="Maher" w:date="2026-04-23T22:54:00Z"/>
          <w:rFonts w:asciiTheme="majorBidi" w:hAnsiTheme="majorBidi" w:cstheme="majorBidi"/>
          <w:sz w:val="28"/>
          <w:szCs w:val="28"/>
          <w:rPrChange w:id="75" w:author="Maher" w:date="2026-04-24T00:10:00Z">
            <w:rPr>
              <w:del w:id="76" w:author="Maher" w:date="2026-04-23T22:54:00Z"/>
              <w:rFonts w:ascii="Traditional Arabic" w:hAnsi="Traditional Arabic" w:cs="Traditional Arabic"/>
              <w:sz w:val="28"/>
              <w:szCs w:val="28"/>
            </w:rPr>
          </w:rPrChange>
        </w:rPr>
        <w:pPrChange w:id="77" w:author="Maher" w:date="2026-04-24T00:10:00Z">
          <w:pPr>
            <w:bidi/>
            <w:jc w:val="both"/>
          </w:pPr>
        </w:pPrChange>
      </w:pPr>
      <w:del w:id="78" w:author="Maher" w:date="2026-04-23T22:54:00Z">
        <w:r w:rsidRPr="00AA5F69" w:rsidDel="00C94461">
          <w:rPr>
            <w:rFonts w:asciiTheme="majorBidi" w:hAnsiTheme="majorBidi" w:cstheme="majorBidi"/>
            <w:sz w:val="28"/>
            <w:szCs w:val="28"/>
            <w:rtl/>
            <w:rPrChange w:id="79" w:author="Maher" w:date="2026-04-24T00:10:00Z">
              <w:rPr>
                <w:rFonts w:ascii="Traditional Arabic" w:hAnsi="Traditional Arabic" w:cs="Traditional Arabic"/>
                <w:sz w:val="28"/>
                <w:szCs w:val="28"/>
                <w:rtl/>
              </w:rPr>
            </w:rPrChange>
          </w:rPr>
          <w:tab/>
        </w:r>
      </w:del>
      <w:ins w:id="80" w:author="BASHAR FAISAL" w:date="2026-04-19T17:29:00Z">
        <w:del w:id="81" w:author="Maher" w:date="2026-04-23T22:54:00Z">
          <w:r w:rsidR="008502DD" w:rsidRPr="00AA5F69" w:rsidDel="00C94461">
            <w:rPr>
              <w:rFonts w:asciiTheme="majorBidi" w:hAnsiTheme="majorBidi" w:cstheme="majorBidi"/>
              <w:sz w:val="28"/>
              <w:szCs w:val="28"/>
              <w:rtl/>
              <w:rPrChange w:id="82" w:author="Maher" w:date="2026-04-24T00:10:00Z">
                <w:rPr>
                  <w:rFonts w:ascii="Traditional Arabic" w:hAnsi="Traditional Arabic" w:cs="Traditional Arabic"/>
                  <w:sz w:val="28"/>
                  <w:szCs w:val="28"/>
                  <w:rtl/>
                </w:rPr>
              </w:rPrChange>
            </w:rPr>
            <w:delText>2</w:delText>
          </w:r>
        </w:del>
      </w:ins>
      <w:del w:id="83" w:author="Maher" w:date="2026-04-23T22:54:00Z">
        <w:r w:rsidRPr="00AA5F69" w:rsidDel="00C94461">
          <w:rPr>
            <w:rFonts w:asciiTheme="majorBidi" w:hAnsiTheme="majorBidi" w:cstheme="majorBidi"/>
            <w:sz w:val="28"/>
            <w:szCs w:val="28"/>
            <w:rtl/>
            <w:rPrChange w:id="84" w:author="Maher" w:date="2026-04-24T00:10:00Z">
              <w:rPr>
                <w:rFonts w:ascii="Traditional Arabic" w:hAnsi="Traditional Arabic" w:cs="Traditional Arabic"/>
                <w:sz w:val="28"/>
                <w:szCs w:val="28"/>
                <w:rtl/>
              </w:rPr>
            </w:rPrChange>
          </w:rPr>
          <w:delText>3-3</w:delText>
        </w:r>
      </w:del>
      <w:ins w:id="85" w:author="BASHAR FAISAL" w:date="2026-04-19T17:29:00Z">
        <w:del w:id="86" w:author="Maher" w:date="2026-04-23T22:54:00Z">
          <w:r w:rsidR="008502DD" w:rsidRPr="00AA5F69" w:rsidDel="00C94461">
            <w:rPr>
              <w:rFonts w:asciiTheme="majorBidi" w:hAnsiTheme="majorBidi" w:cstheme="majorBidi"/>
              <w:sz w:val="28"/>
              <w:szCs w:val="28"/>
              <w:rtl/>
              <w:rPrChange w:id="87" w:author="Maher" w:date="2026-04-24T00:10:00Z">
                <w:rPr>
                  <w:rFonts w:ascii="Traditional Arabic" w:hAnsi="Traditional Arabic" w:cs="Traditional Arabic"/>
                  <w:sz w:val="28"/>
                  <w:szCs w:val="28"/>
                  <w:rtl/>
                </w:rPr>
              </w:rPrChange>
            </w:rPr>
            <w:delText>2</w:delText>
          </w:r>
        </w:del>
      </w:ins>
      <w:del w:id="88" w:author="Maher" w:date="2026-04-23T22:54:00Z">
        <w:r w:rsidRPr="00AA5F69" w:rsidDel="00C94461">
          <w:rPr>
            <w:rFonts w:asciiTheme="majorBidi" w:hAnsiTheme="majorBidi" w:cstheme="majorBidi"/>
            <w:sz w:val="28"/>
            <w:szCs w:val="28"/>
            <w:rtl/>
            <w:rPrChange w:id="89" w:author="Maher" w:date="2026-04-24T00:10:00Z">
              <w:rPr>
                <w:rFonts w:ascii="Traditional Arabic" w:hAnsi="Traditional Arabic" w:cs="Traditional Arabic"/>
                <w:sz w:val="28"/>
                <w:szCs w:val="28"/>
                <w:rtl/>
              </w:rPr>
            </w:rPrChange>
          </w:rPr>
          <w:delText>-2 أنظمة التوصية والتعلم الآلي</w:delText>
        </w:r>
      </w:del>
      <w:ins w:id="90" w:author="BASHAR FAISAL" w:date="2026-04-19T17:30:00Z">
        <w:del w:id="91" w:author="Maher" w:date="2026-04-23T22:54:00Z">
          <w:r w:rsidR="00A229E8" w:rsidRPr="00AA5F69" w:rsidDel="00C94461">
            <w:rPr>
              <w:rFonts w:asciiTheme="majorBidi" w:hAnsiTheme="majorBidi" w:cstheme="majorBidi" w:hint="eastAsia"/>
              <w:sz w:val="28"/>
              <w:szCs w:val="28"/>
              <w:rtl/>
              <w:rPrChange w:id="92" w:author="Maher" w:date="2026-04-24T00:10:00Z">
                <w:rPr>
                  <w:rFonts w:ascii="Traditional Arabic" w:hAnsi="Traditional Arabic" w:cs="Traditional Arabic" w:hint="eastAsia"/>
                  <w:sz w:val="28"/>
                  <w:szCs w:val="28"/>
                  <w:rtl/>
                </w:rPr>
              </w:rPrChange>
            </w:rPr>
            <w:delText>الذكيه</w:delText>
          </w:r>
        </w:del>
      </w:ins>
      <w:del w:id="93" w:author="Maher" w:date="2026-04-23T22:54:00Z">
        <w:r w:rsidRPr="00AA5F69" w:rsidDel="00C94461">
          <w:rPr>
            <w:rFonts w:asciiTheme="majorBidi" w:hAnsiTheme="majorBidi" w:cstheme="majorBidi"/>
            <w:sz w:val="28"/>
            <w:szCs w:val="28"/>
            <w:rtl/>
            <w:rPrChange w:id="94" w:author="Maher" w:date="2026-04-24T00:10:00Z">
              <w:rPr>
                <w:rFonts w:ascii="Traditional Arabic" w:hAnsi="Traditional Arabic" w:cs="Traditional Arabic"/>
                <w:sz w:val="28"/>
                <w:szCs w:val="28"/>
                <w:rtl/>
              </w:rPr>
            </w:rPrChange>
          </w:rPr>
          <w:delText xml:space="preserve"> (</w:delText>
        </w:r>
        <w:r w:rsidRPr="00AA5F69" w:rsidDel="00C94461">
          <w:rPr>
            <w:rFonts w:asciiTheme="majorBidi" w:hAnsiTheme="majorBidi" w:cstheme="majorBidi"/>
            <w:sz w:val="28"/>
            <w:szCs w:val="28"/>
            <w:rPrChange w:id="95" w:author="Maher" w:date="2026-04-24T00:10:00Z">
              <w:rPr>
                <w:rFonts w:ascii="Traditional Arabic" w:hAnsi="Traditional Arabic" w:cs="Traditional Arabic"/>
                <w:sz w:val="28"/>
                <w:szCs w:val="28"/>
              </w:rPr>
            </w:rPrChange>
          </w:rPr>
          <w:delText>Recommendation Systems &amp; ML</w:delText>
        </w:r>
        <w:r w:rsidRPr="00AA5F69" w:rsidDel="00C94461">
          <w:rPr>
            <w:rFonts w:asciiTheme="majorBidi" w:hAnsiTheme="majorBidi" w:cstheme="majorBidi"/>
            <w:sz w:val="28"/>
            <w:szCs w:val="28"/>
            <w:rtl/>
            <w:rPrChange w:id="96" w:author="Maher" w:date="2026-04-24T00:10:00Z">
              <w:rPr>
                <w:rFonts w:ascii="Traditional Arabic" w:hAnsi="Traditional Arabic" w:cs="Traditional Arabic"/>
                <w:sz w:val="28"/>
                <w:szCs w:val="28"/>
                <w:rtl/>
              </w:rPr>
            </w:rPrChange>
          </w:rPr>
          <w:delText xml:space="preserve">) </w:delText>
        </w:r>
      </w:del>
    </w:p>
    <w:p w:rsidR="003B6713" w:rsidRPr="00AA5F69" w:rsidDel="00C94461" w:rsidRDefault="003B6713">
      <w:pPr>
        <w:bidi/>
        <w:jc w:val="center"/>
        <w:rPr>
          <w:del w:id="97" w:author="Maher" w:date="2026-04-23T22:54:00Z"/>
          <w:rFonts w:asciiTheme="majorBidi" w:hAnsiTheme="majorBidi" w:cstheme="majorBidi"/>
          <w:sz w:val="28"/>
          <w:szCs w:val="28"/>
          <w:rPrChange w:id="98" w:author="Maher" w:date="2026-04-24T00:10:00Z">
            <w:rPr>
              <w:del w:id="99" w:author="Maher" w:date="2026-04-23T22:54:00Z"/>
              <w:rFonts w:ascii="Traditional Arabic" w:hAnsi="Traditional Arabic" w:cs="Traditional Arabic"/>
              <w:sz w:val="28"/>
              <w:szCs w:val="28"/>
            </w:rPr>
          </w:rPrChange>
        </w:rPr>
        <w:pPrChange w:id="100" w:author="Maher" w:date="2026-04-24T00:10:00Z">
          <w:pPr>
            <w:bidi/>
            <w:jc w:val="both"/>
          </w:pPr>
        </w:pPrChange>
      </w:pPr>
      <w:del w:id="101" w:author="Maher" w:date="2026-04-23T22:54:00Z">
        <w:r w:rsidRPr="00AA5F69" w:rsidDel="00C94461">
          <w:rPr>
            <w:rFonts w:asciiTheme="majorBidi" w:hAnsiTheme="majorBidi" w:cstheme="majorBidi"/>
            <w:sz w:val="28"/>
            <w:szCs w:val="28"/>
            <w:rtl/>
            <w:rPrChange w:id="102" w:author="Maher" w:date="2026-04-24T00:10:00Z">
              <w:rPr>
                <w:rFonts w:ascii="Traditional Arabic" w:hAnsi="Traditional Arabic" w:cs="Traditional Arabic"/>
                <w:sz w:val="28"/>
                <w:szCs w:val="28"/>
                <w:rtl/>
              </w:rPr>
            </w:rPrChange>
          </w:rPr>
          <w:tab/>
          <w:delText>4-3-2 تقنيات المحادثة الذكية (</w:delText>
        </w:r>
        <w:r w:rsidRPr="00AA5F69" w:rsidDel="00C94461">
          <w:rPr>
            <w:rFonts w:asciiTheme="majorBidi" w:hAnsiTheme="majorBidi" w:cstheme="majorBidi"/>
            <w:sz w:val="28"/>
            <w:szCs w:val="28"/>
            <w:rPrChange w:id="103" w:author="Maher" w:date="2026-04-24T00:10:00Z">
              <w:rPr>
                <w:rFonts w:ascii="Traditional Arabic" w:hAnsi="Traditional Arabic" w:cs="Traditional Arabic"/>
                <w:sz w:val="28"/>
                <w:szCs w:val="28"/>
              </w:rPr>
            </w:rPrChange>
          </w:rPr>
          <w:delText>RAG &amp; Voice Chat</w:delText>
        </w:r>
        <w:r w:rsidRPr="00AA5F69" w:rsidDel="00C94461">
          <w:rPr>
            <w:rFonts w:asciiTheme="majorBidi" w:hAnsiTheme="majorBidi" w:cstheme="majorBidi"/>
            <w:sz w:val="28"/>
            <w:szCs w:val="28"/>
            <w:rtl/>
            <w:rPrChange w:id="104" w:author="Maher" w:date="2026-04-24T00:10:00Z">
              <w:rPr>
                <w:rFonts w:ascii="Traditional Arabic" w:hAnsi="Traditional Arabic" w:cs="Traditional Arabic"/>
                <w:sz w:val="28"/>
                <w:szCs w:val="28"/>
                <w:rtl/>
              </w:rPr>
            </w:rPrChange>
          </w:rPr>
          <w:delText xml:space="preserve">) </w:delText>
        </w:r>
      </w:del>
    </w:p>
    <w:p w:rsidR="003B6713" w:rsidRPr="00AA5F69" w:rsidDel="00C94461" w:rsidRDefault="003B6713">
      <w:pPr>
        <w:bidi/>
        <w:jc w:val="center"/>
        <w:rPr>
          <w:del w:id="105" w:author="Maher" w:date="2026-04-23T22:54:00Z"/>
          <w:rFonts w:asciiTheme="majorBidi" w:hAnsiTheme="majorBidi" w:cstheme="majorBidi"/>
          <w:sz w:val="28"/>
          <w:szCs w:val="28"/>
          <w:rPrChange w:id="106" w:author="Maher" w:date="2026-04-24T00:10:00Z">
            <w:rPr>
              <w:del w:id="107" w:author="Maher" w:date="2026-04-23T22:54:00Z"/>
              <w:rFonts w:ascii="Traditional Arabic" w:hAnsi="Traditional Arabic" w:cs="Traditional Arabic"/>
              <w:sz w:val="28"/>
              <w:szCs w:val="28"/>
            </w:rPr>
          </w:rPrChange>
        </w:rPr>
        <w:pPrChange w:id="108" w:author="Maher" w:date="2026-04-24T00:10:00Z">
          <w:pPr>
            <w:bidi/>
            <w:jc w:val="both"/>
          </w:pPr>
        </w:pPrChange>
      </w:pPr>
      <w:del w:id="109" w:author="Maher" w:date="2026-04-23T22:54:00Z">
        <w:r w:rsidRPr="00AA5F69" w:rsidDel="00C94461">
          <w:rPr>
            <w:rFonts w:asciiTheme="majorBidi" w:hAnsiTheme="majorBidi" w:cstheme="majorBidi"/>
            <w:sz w:val="28"/>
            <w:szCs w:val="28"/>
            <w:rtl/>
            <w:rPrChange w:id="110" w:author="Maher" w:date="2026-04-24T00:10:00Z">
              <w:rPr>
                <w:rFonts w:ascii="Traditional Arabic" w:hAnsi="Traditional Arabic" w:cs="Traditional Arabic"/>
                <w:sz w:val="28"/>
                <w:szCs w:val="28"/>
                <w:rtl/>
              </w:rPr>
            </w:rPrChange>
          </w:rPr>
          <w:tab/>
          <w:delText>5-3-2 أنظمة التتبع والتحسين اللوجستي (</w:delText>
        </w:r>
        <w:r w:rsidRPr="00AA5F69" w:rsidDel="00C94461">
          <w:rPr>
            <w:rFonts w:asciiTheme="majorBidi" w:hAnsiTheme="majorBidi" w:cstheme="majorBidi"/>
            <w:sz w:val="28"/>
            <w:szCs w:val="28"/>
            <w:rPrChange w:id="111" w:author="Maher" w:date="2026-04-24T00:10:00Z">
              <w:rPr>
                <w:rFonts w:ascii="Traditional Arabic" w:hAnsi="Traditional Arabic" w:cs="Traditional Arabic"/>
                <w:sz w:val="28"/>
                <w:szCs w:val="28"/>
              </w:rPr>
            </w:rPrChange>
          </w:rPr>
          <w:delText>Tracking &amp; Logistics</w:delText>
        </w:r>
        <w:r w:rsidRPr="00AA5F69" w:rsidDel="00C94461">
          <w:rPr>
            <w:rFonts w:asciiTheme="majorBidi" w:hAnsiTheme="majorBidi" w:cstheme="majorBidi"/>
            <w:sz w:val="28"/>
            <w:szCs w:val="28"/>
            <w:rtl/>
            <w:rPrChange w:id="112" w:author="Maher" w:date="2026-04-24T00:10:00Z">
              <w:rPr>
                <w:rFonts w:ascii="Traditional Arabic" w:hAnsi="Traditional Arabic" w:cs="Traditional Arabic"/>
                <w:sz w:val="28"/>
                <w:szCs w:val="28"/>
                <w:rtl/>
              </w:rPr>
            </w:rPrChange>
          </w:rPr>
          <w:delText xml:space="preserve">) </w:delText>
        </w:r>
      </w:del>
    </w:p>
    <w:p w:rsidR="003B6713" w:rsidRPr="00AA5F69" w:rsidDel="00C94461" w:rsidRDefault="003B6713">
      <w:pPr>
        <w:bidi/>
        <w:jc w:val="center"/>
        <w:rPr>
          <w:del w:id="113" w:author="Maher" w:date="2026-04-23T22:54:00Z"/>
          <w:rFonts w:asciiTheme="majorBidi" w:hAnsiTheme="majorBidi" w:cstheme="majorBidi"/>
          <w:sz w:val="28"/>
          <w:szCs w:val="28"/>
          <w:rPrChange w:id="114" w:author="Maher" w:date="2026-04-24T00:10:00Z">
            <w:rPr>
              <w:del w:id="115" w:author="Maher" w:date="2026-04-23T22:54:00Z"/>
              <w:rFonts w:ascii="Traditional Arabic" w:hAnsi="Traditional Arabic" w:cs="Traditional Arabic"/>
              <w:sz w:val="28"/>
              <w:szCs w:val="28"/>
            </w:rPr>
          </w:rPrChange>
        </w:rPr>
        <w:pPrChange w:id="116" w:author="Maher" w:date="2026-04-24T00:10:00Z">
          <w:pPr>
            <w:bidi/>
            <w:jc w:val="both"/>
          </w:pPr>
        </w:pPrChange>
      </w:pPr>
      <w:del w:id="117" w:author="Maher" w:date="2026-04-23T22:54:00Z">
        <w:r w:rsidRPr="00AA5F69" w:rsidDel="00C94461">
          <w:rPr>
            <w:rFonts w:asciiTheme="majorBidi" w:hAnsiTheme="majorBidi" w:cstheme="majorBidi"/>
            <w:sz w:val="28"/>
            <w:szCs w:val="28"/>
            <w:rtl/>
            <w:rPrChange w:id="118" w:author="Maher" w:date="2026-04-24T00:10:00Z">
              <w:rPr>
                <w:rFonts w:ascii="Traditional Arabic" w:hAnsi="Traditional Arabic" w:cs="Traditional Arabic"/>
                <w:sz w:val="28"/>
                <w:szCs w:val="28"/>
                <w:rtl/>
              </w:rPr>
            </w:rPrChange>
          </w:rPr>
          <w:delText>4</w:delText>
        </w:r>
      </w:del>
      <w:ins w:id="119" w:author="BASHAR FAISAL" w:date="2026-04-19T17:29:00Z">
        <w:del w:id="120" w:author="Maher" w:date="2026-04-23T22:54:00Z">
          <w:r w:rsidR="008502DD" w:rsidRPr="00AA5F69" w:rsidDel="00C94461">
            <w:rPr>
              <w:rFonts w:asciiTheme="majorBidi" w:hAnsiTheme="majorBidi" w:cstheme="majorBidi"/>
              <w:sz w:val="28"/>
              <w:szCs w:val="28"/>
              <w:rtl/>
              <w:rPrChange w:id="121" w:author="Maher" w:date="2026-04-24T00:10:00Z">
                <w:rPr>
                  <w:rFonts w:ascii="Traditional Arabic" w:hAnsi="Traditional Arabic" w:cs="Traditional Arabic"/>
                  <w:sz w:val="28"/>
                  <w:szCs w:val="28"/>
                  <w:rtl/>
                </w:rPr>
              </w:rPrChange>
            </w:rPr>
            <w:delText>3</w:delText>
          </w:r>
        </w:del>
      </w:ins>
      <w:del w:id="122" w:author="Maher" w:date="2026-04-23T22:54:00Z">
        <w:r w:rsidRPr="00AA5F69" w:rsidDel="00C94461">
          <w:rPr>
            <w:rFonts w:asciiTheme="majorBidi" w:hAnsiTheme="majorBidi" w:cstheme="majorBidi"/>
            <w:sz w:val="28"/>
            <w:szCs w:val="28"/>
            <w:rtl/>
            <w:rPrChange w:id="123" w:author="Maher" w:date="2026-04-24T00:10:00Z">
              <w:rPr>
                <w:rFonts w:ascii="Traditional Arabic" w:hAnsi="Traditional Arabic" w:cs="Traditional Arabic"/>
                <w:sz w:val="28"/>
                <w:szCs w:val="28"/>
                <w:rtl/>
              </w:rPr>
            </w:rPrChange>
          </w:rPr>
          <w:delText>-2 الأدوات البرمجية المستخدمة (</w:delText>
        </w:r>
        <w:r w:rsidRPr="00AA5F69" w:rsidDel="00C94461">
          <w:rPr>
            <w:rFonts w:asciiTheme="majorBidi" w:hAnsiTheme="majorBidi" w:cstheme="majorBidi"/>
            <w:sz w:val="28"/>
            <w:szCs w:val="28"/>
            <w:rPrChange w:id="124" w:author="Maher" w:date="2026-04-24T00:10:00Z">
              <w:rPr>
                <w:rFonts w:ascii="Traditional Arabic" w:hAnsi="Traditional Arabic" w:cs="Traditional Arabic"/>
                <w:sz w:val="28"/>
                <w:szCs w:val="28"/>
              </w:rPr>
            </w:rPrChange>
          </w:rPr>
          <w:delText>Software Tools</w:delText>
        </w:r>
        <w:r w:rsidRPr="00AA5F69" w:rsidDel="00C94461">
          <w:rPr>
            <w:rFonts w:asciiTheme="majorBidi" w:hAnsiTheme="majorBidi" w:cstheme="majorBidi"/>
            <w:sz w:val="28"/>
            <w:szCs w:val="28"/>
            <w:rtl/>
            <w:rPrChange w:id="125" w:author="Maher" w:date="2026-04-24T00:10:00Z">
              <w:rPr>
                <w:rFonts w:ascii="Traditional Arabic" w:hAnsi="Traditional Arabic" w:cs="Traditional Arabic"/>
                <w:sz w:val="28"/>
                <w:szCs w:val="28"/>
                <w:rtl/>
              </w:rPr>
            </w:rPrChange>
          </w:rPr>
          <w:delText xml:space="preserve">) </w:delText>
        </w:r>
      </w:del>
    </w:p>
    <w:p w:rsidR="003B6713" w:rsidRPr="00AA5F69" w:rsidDel="00C94461" w:rsidRDefault="003B6713">
      <w:pPr>
        <w:bidi/>
        <w:jc w:val="center"/>
        <w:rPr>
          <w:del w:id="126" w:author="Maher" w:date="2026-04-23T22:54:00Z"/>
          <w:rFonts w:asciiTheme="majorBidi" w:hAnsiTheme="majorBidi" w:cstheme="majorBidi"/>
          <w:sz w:val="28"/>
          <w:szCs w:val="28"/>
          <w:rPrChange w:id="127" w:author="Maher" w:date="2026-04-24T00:10:00Z">
            <w:rPr>
              <w:del w:id="128" w:author="Maher" w:date="2026-04-23T22:54:00Z"/>
              <w:rFonts w:ascii="Traditional Arabic" w:hAnsi="Traditional Arabic" w:cs="Traditional Arabic"/>
              <w:sz w:val="28"/>
              <w:szCs w:val="28"/>
            </w:rPr>
          </w:rPrChange>
        </w:rPr>
        <w:pPrChange w:id="129" w:author="Maher" w:date="2026-04-24T00:10:00Z">
          <w:pPr>
            <w:bidi/>
            <w:jc w:val="both"/>
          </w:pPr>
        </w:pPrChange>
      </w:pPr>
      <w:del w:id="130" w:author="Maher" w:date="2026-04-23T22:54:00Z">
        <w:r w:rsidRPr="00AA5F69" w:rsidDel="00C94461">
          <w:rPr>
            <w:rFonts w:asciiTheme="majorBidi" w:hAnsiTheme="majorBidi" w:cstheme="majorBidi"/>
            <w:sz w:val="28"/>
            <w:szCs w:val="28"/>
            <w:rtl/>
            <w:rPrChange w:id="131" w:author="Maher" w:date="2026-04-24T00:10:00Z">
              <w:rPr>
                <w:rFonts w:ascii="Traditional Arabic" w:hAnsi="Traditional Arabic" w:cs="Traditional Arabic"/>
                <w:sz w:val="28"/>
                <w:szCs w:val="28"/>
                <w:rtl/>
              </w:rPr>
            </w:rPrChange>
          </w:rPr>
          <w:tab/>
          <w:delText>1-4</w:delText>
        </w:r>
      </w:del>
      <w:ins w:id="132" w:author="BASHAR FAISAL" w:date="2026-04-19T17:29:00Z">
        <w:del w:id="133" w:author="Maher" w:date="2026-04-23T22:54:00Z">
          <w:r w:rsidR="008502DD" w:rsidRPr="00AA5F69" w:rsidDel="00C94461">
            <w:rPr>
              <w:rFonts w:asciiTheme="majorBidi" w:hAnsiTheme="majorBidi" w:cstheme="majorBidi"/>
              <w:sz w:val="28"/>
              <w:szCs w:val="28"/>
              <w:rtl/>
              <w:rPrChange w:id="134" w:author="Maher" w:date="2026-04-24T00:10:00Z">
                <w:rPr>
                  <w:rFonts w:ascii="Traditional Arabic" w:hAnsi="Traditional Arabic" w:cs="Traditional Arabic"/>
                  <w:sz w:val="28"/>
                  <w:szCs w:val="28"/>
                  <w:rtl/>
                </w:rPr>
              </w:rPrChange>
            </w:rPr>
            <w:delText>3</w:delText>
          </w:r>
        </w:del>
      </w:ins>
      <w:del w:id="135" w:author="Maher" w:date="2026-04-23T22:54:00Z">
        <w:r w:rsidRPr="00AA5F69" w:rsidDel="00C94461">
          <w:rPr>
            <w:rFonts w:asciiTheme="majorBidi" w:hAnsiTheme="majorBidi" w:cstheme="majorBidi"/>
            <w:sz w:val="28"/>
            <w:szCs w:val="28"/>
            <w:rtl/>
            <w:rPrChange w:id="136" w:author="Maher" w:date="2026-04-24T00:10:00Z">
              <w:rPr>
                <w:rFonts w:ascii="Traditional Arabic" w:hAnsi="Traditional Arabic" w:cs="Traditional Arabic"/>
                <w:sz w:val="28"/>
                <w:szCs w:val="28"/>
                <w:rtl/>
              </w:rPr>
            </w:rPrChange>
          </w:rPr>
          <w:delText>-2 بيئة التطوير (</w:delText>
        </w:r>
        <w:r w:rsidRPr="00AA5F69" w:rsidDel="00C94461">
          <w:rPr>
            <w:rFonts w:asciiTheme="majorBidi" w:hAnsiTheme="majorBidi" w:cstheme="majorBidi"/>
            <w:sz w:val="28"/>
            <w:szCs w:val="28"/>
            <w:rPrChange w:id="137" w:author="Maher" w:date="2026-04-24T00:10:00Z">
              <w:rPr>
                <w:rFonts w:ascii="Traditional Arabic" w:hAnsi="Traditional Arabic" w:cs="Traditional Arabic"/>
                <w:sz w:val="28"/>
                <w:szCs w:val="28"/>
              </w:rPr>
            </w:rPrChange>
          </w:rPr>
          <w:delText>Flutter, Next.js, Django</w:delText>
        </w:r>
        <w:r w:rsidRPr="00AA5F69" w:rsidDel="00C94461">
          <w:rPr>
            <w:rFonts w:asciiTheme="majorBidi" w:hAnsiTheme="majorBidi" w:cstheme="majorBidi"/>
            <w:sz w:val="28"/>
            <w:szCs w:val="28"/>
            <w:rtl/>
            <w:rPrChange w:id="138" w:author="Maher" w:date="2026-04-24T00:10:00Z">
              <w:rPr>
                <w:rFonts w:ascii="Traditional Arabic" w:hAnsi="Traditional Arabic" w:cs="Traditional Arabic"/>
                <w:sz w:val="28"/>
                <w:szCs w:val="28"/>
                <w:rtl/>
              </w:rPr>
            </w:rPrChange>
          </w:rPr>
          <w:delText xml:space="preserve">) </w:delText>
        </w:r>
      </w:del>
    </w:p>
    <w:p w:rsidR="003B6713" w:rsidRPr="00AA5F69" w:rsidDel="00C94461" w:rsidRDefault="003B6713">
      <w:pPr>
        <w:bidi/>
        <w:jc w:val="center"/>
        <w:rPr>
          <w:del w:id="139" w:author="Maher" w:date="2026-04-23T22:54:00Z"/>
          <w:rFonts w:asciiTheme="majorBidi" w:hAnsiTheme="majorBidi" w:cstheme="majorBidi"/>
          <w:sz w:val="28"/>
          <w:szCs w:val="28"/>
          <w:rPrChange w:id="140" w:author="Maher" w:date="2026-04-24T00:10:00Z">
            <w:rPr>
              <w:del w:id="141" w:author="Maher" w:date="2026-04-23T22:54:00Z"/>
              <w:rFonts w:ascii="Traditional Arabic" w:hAnsi="Traditional Arabic" w:cs="Traditional Arabic"/>
              <w:sz w:val="28"/>
              <w:szCs w:val="28"/>
            </w:rPr>
          </w:rPrChange>
        </w:rPr>
        <w:pPrChange w:id="142" w:author="Maher" w:date="2026-04-24T00:10:00Z">
          <w:pPr>
            <w:bidi/>
            <w:jc w:val="both"/>
          </w:pPr>
        </w:pPrChange>
      </w:pPr>
      <w:del w:id="143" w:author="Maher" w:date="2026-04-23T22:54:00Z">
        <w:r w:rsidRPr="00AA5F69" w:rsidDel="00C94461">
          <w:rPr>
            <w:rFonts w:asciiTheme="majorBidi" w:hAnsiTheme="majorBidi" w:cstheme="majorBidi"/>
            <w:sz w:val="28"/>
            <w:szCs w:val="28"/>
            <w:rtl/>
            <w:rPrChange w:id="144" w:author="Maher" w:date="2026-04-24T00:10:00Z">
              <w:rPr>
                <w:rFonts w:ascii="Traditional Arabic" w:hAnsi="Traditional Arabic" w:cs="Traditional Arabic"/>
                <w:sz w:val="28"/>
                <w:szCs w:val="28"/>
                <w:rtl/>
              </w:rPr>
            </w:rPrChange>
          </w:rPr>
          <w:tab/>
          <w:delText>2-</w:delText>
        </w:r>
      </w:del>
      <w:ins w:id="145" w:author="BASHAR FAISAL" w:date="2026-04-19T17:29:00Z">
        <w:del w:id="146" w:author="Maher" w:date="2026-04-23T22:54:00Z">
          <w:r w:rsidR="008502DD" w:rsidRPr="00AA5F69" w:rsidDel="00C94461">
            <w:rPr>
              <w:rFonts w:asciiTheme="majorBidi" w:hAnsiTheme="majorBidi" w:cstheme="majorBidi"/>
              <w:sz w:val="28"/>
              <w:szCs w:val="28"/>
              <w:rtl/>
              <w:rPrChange w:id="147" w:author="Maher" w:date="2026-04-24T00:10:00Z">
                <w:rPr>
                  <w:rFonts w:ascii="Traditional Arabic" w:hAnsi="Traditional Arabic" w:cs="Traditional Arabic"/>
                  <w:sz w:val="28"/>
                  <w:szCs w:val="28"/>
                  <w:rtl/>
                </w:rPr>
              </w:rPrChange>
            </w:rPr>
            <w:delText>3</w:delText>
          </w:r>
        </w:del>
      </w:ins>
      <w:del w:id="148" w:author="Maher" w:date="2026-04-23T22:54:00Z">
        <w:r w:rsidRPr="00AA5F69" w:rsidDel="00C94461">
          <w:rPr>
            <w:rFonts w:asciiTheme="majorBidi" w:hAnsiTheme="majorBidi" w:cstheme="majorBidi"/>
            <w:sz w:val="28"/>
            <w:szCs w:val="28"/>
            <w:rtl/>
            <w:rPrChange w:id="149" w:author="Maher" w:date="2026-04-24T00:10:00Z">
              <w:rPr>
                <w:rFonts w:ascii="Traditional Arabic" w:hAnsi="Traditional Arabic" w:cs="Traditional Arabic"/>
                <w:sz w:val="28"/>
                <w:szCs w:val="28"/>
                <w:rtl/>
              </w:rPr>
            </w:rPrChange>
          </w:rPr>
          <w:delText>4-2 قواعد البيانات والخدمات السحابية (</w:delText>
        </w:r>
        <w:r w:rsidRPr="00AA5F69" w:rsidDel="00C94461">
          <w:rPr>
            <w:rFonts w:asciiTheme="majorBidi" w:hAnsiTheme="majorBidi" w:cstheme="majorBidi"/>
            <w:sz w:val="28"/>
            <w:szCs w:val="28"/>
            <w:rPrChange w:id="150" w:author="Maher" w:date="2026-04-24T00:10:00Z">
              <w:rPr>
                <w:rFonts w:ascii="Traditional Arabic" w:hAnsi="Traditional Arabic" w:cs="Traditional Arabic"/>
                <w:sz w:val="28"/>
                <w:szCs w:val="28"/>
              </w:rPr>
            </w:rPrChange>
          </w:rPr>
          <w:delText>PostgreSQL, Firebase</w:delText>
        </w:r>
        <w:r w:rsidRPr="00AA5F69" w:rsidDel="00C94461">
          <w:rPr>
            <w:rFonts w:asciiTheme="majorBidi" w:hAnsiTheme="majorBidi" w:cstheme="majorBidi"/>
            <w:sz w:val="28"/>
            <w:szCs w:val="28"/>
            <w:rtl/>
            <w:rPrChange w:id="151" w:author="Maher" w:date="2026-04-24T00:10:00Z">
              <w:rPr>
                <w:rFonts w:ascii="Traditional Arabic" w:hAnsi="Traditional Arabic" w:cs="Traditional Arabic"/>
                <w:sz w:val="28"/>
                <w:szCs w:val="28"/>
                <w:rtl/>
              </w:rPr>
            </w:rPrChange>
          </w:rPr>
          <w:delText xml:space="preserve">) </w:delText>
        </w:r>
      </w:del>
    </w:p>
    <w:p w:rsidR="003B6713" w:rsidRPr="00AA5F69" w:rsidDel="00C94461" w:rsidRDefault="003B6713">
      <w:pPr>
        <w:bidi/>
        <w:jc w:val="center"/>
        <w:rPr>
          <w:del w:id="152" w:author="Maher" w:date="2026-04-23T22:54:00Z"/>
          <w:rFonts w:asciiTheme="majorBidi" w:hAnsiTheme="majorBidi" w:cstheme="majorBidi"/>
          <w:sz w:val="28"/>
          <w:szCs w:val="28"/>
          <w:rPrChange w:id="153" w:author="Maher" w:date="2026-04-24T00:10:00Z">
            <w:rPr>
              <w:del w:id="154" w:author="Maher" w:date="2026-04-23T22:54:00Z"/>
              <w:rFonts w:ascii="Traditional Arabic" w:hAnsi="Traditional Arabic" w:cs="Traditional Arabic"/>
              <w:sz w:val="28"/>
              <w:szCs w:val="28"/>
            </w:rPr>
          </w:rPrChange>
        </w:rPr>
        <w:pPrChange w:id="155" w:author="Maher" w:date="2026-04-24T00:10:00Z">
          <w:pPr>
            <w:bidi/>
            <w:jc w:val="both"/>
          </w:pPr>
        </w:pPrChange>
      </w:pPr>
      <w:del w:id="156" w:author="Maher" w:date="2026-04-23T22:54:00Z">
        <w:r w:rsidRPr="00AA5F69" w:rsidDel="00C94461">
          <w:rPr>
            <w:rFonts w:asciiTheme="majorBidi" w:hAnsiTheme="majorBidi" w:cstheme="majorBidi"/>
            <w:sz w:val="28"/>
            <w:szCs w:val="28"/>
            <w:rtl/>
            <w:rPrChange w:id="157" w:author="Maher" w:date="2026-04-24T00:10:00Z">
              <w:rPr>
                <w:rFonts w:ascii="Traditional Arabic" w:hAnsi="Traditional Arabic" w:cs="Traditional Arabic"/>
                <w:sz w:val="28"/>
                <w:szCs w:val="28"/>
                <w:rtl/>
              </w:rPr>
            </w:rPrChange>
          </w:rPr>
          <w:tab/>
          <w:delText>3-4</w:delText>
        </w:r>
      </w:del>
      <w:ins w:id="158" w:author="BASHAR FAISAL" w:date="2026-04-19T17:29:00Z">
        <w:del w:id="159" w:author="Maher" w:date="2026-04-23T22:54:00Z">
          <w:r w:rsidR="008502DD" w:rsidRPr="00AA5F69" w:rsidDel="00C94461">
            <w:rPr>
              <w:rFonts w:asciiTheme="majorBidi" w:hAnsiTheme="majorBidi" w:cstheme="majorBidi"/>
              <w:sz w:val="28"/>
              <w:szCs w:val="28"/>
              <w:rtl/>
              <w:rPrChange w:id="160" w:author="Maher" w:date="2026-04-24T00:10:00Z">
                <w:rPr>
                  <w:rFonts w:ascii="Traditional Arabic" w:hAnsi="Traditional Arabic" w:cs="Traditional Arabic"/>
                  <w:sz w:val="28"/>
                  <w:szCs w:val="28"/>
                  <w:rtl/>
                </w:rPr>
              </w:rPrChange>
            </w:rPr>
            <w:delText>3</w:delText>
          </w:r>
        </w:del>
      </w:ins>
      <w:del w:id="161" w:author="Maher" w:date="2026-04-23T22:54:00Z">
        <w:r w:rsidRPr="00AA5F69" w:rsidDel="00C94461">
          <w:rPr>
            <w:rFonts w:asciiTheme="majorBidi" w:hAnsiTheme="majorBidi" w:cstheme="majorBidi"/>
            <w:sz w:val="28"/>
            <w:szCs w:val="28"/>
            <w:rtl/>
            <w:rPrChange w:id="162" w:author="Maher" w:date="2026-04-24T00:10:00Z">
              <w:rPr>
                <w:rFonts w:ascii="Traditional Arabic" w:hAnsi="Traditional Arabic" w:cs="Traditional Arabic"/>
                <w:sz w:val="28"/>
                <w:szCs w:val="28"/>
                <w:rtl/>
              </w:rPr>
            </w:rPrChange>
          </w:rPr>
          <w:delText>-2 مكتبات الذكاء الاصطناعي (</w:delText>
        </w:r>
        <w:r w:rsidRPr="00AA5F69" w:rsidDel="00C94461">
          <w:rPr>
            <w:rFonts w:asciiTheme="majorBidi" w:hAnsiTheme="majorBidi" w:cstheme="majorBidi"/>
            <w:sz w:val="28"/>
            <w:szCs w:val="28"/>
            <w:rPrChange w:id="163" w:author="Maher" w:date="2026-04-24T00:10:00Z">
              <w:rPr>
                <w:rFonts w:ascii="Traditional Arabic" w:hAnsi="Traditional Arabic" w:cs="Traditional Arabic"/>
                <w:sz w:val="28"/>
                <w:szCs w:val="28"/>
              </w:rPr>
            </w:rPrChange>
          </w:rPr>
          <w:delText>YOLO, OpenCV, OpenAI API</w:delText>
        </w:r>
        <w:r w:rsidRPr="00AA5F69" w:rsidDel="00C94461">
          <w:rPr>
            <w:rFonts w:asciiTheme="majorBidi" w:hAnsiTheme="majorBidi" w:cstheme="majorBidi"/>
            <w:sz w:val="28"/>
            <w:szCs w:val="28"/>
            <w:rtl/>
            <w:rPrChange w:id="164" w:author="Maher" w:date="2026-04-24T00:10:00Z">
              <w:rPr>
                <w:rFonts w:ascii="Traditional Arabic" w:hAnsi="Traditional Arabic" w:cs="Traditional Arabic"/>
                <w:sz w:val="28"/>
                <w:szCs w:val="28"/>
                <w:rtl/>
              </w:rPr>
            </w:rPrChange>
          </w:rPr>
          <w:delText xml:space="preserve">) </w:delText>
        </w:r>
      </w:del>
    </w:p>
    <w:p w:rsidR="003B6713" w:rsidRPr="00AA5F69" w:rsidDel="00C94461" w:rsidRDefault="008502DD">
      <w:pPr>
        <w:bidi/>
        <w:jc w:val="center"/>
        <w:rPr>
          <w:del w:id="165" w:author="Maher" w:date="2026-04-23T22:54:00Z"/>
          <w:rFonts w:asciiTheme="majorBidi" w:hAnsiTheme="majorBidi" w:cstheme="majorBidi"/>
          <w:sz w:val="28"/>
          <w:szCs w:val="28"/>
          <w:rPrChange w:id="166" w:author="Maher" w:date="2026-04-24T00:10:00Z">
            <w:rPr>
              <w:del w:id="167" w:author="Maher" w:date="2026-04-23T22:54:00Z"/>
              <w:rFonts w:ascii="Traditional Arabic" w:hAnsi="Traditional Arabic" w:cs="Traditional Arabic"/>
              <w:sz w:val="28"/>
              <w:szCs w:val="28"/>
            </w:rPr>
          </w:rPrChange>
        </w:rPr>
        <w:pPrChange w:id="168" w:author="Maher" w:date="2026-04-24T00:10:00Z">
          <w:pPr>
            <w:bidi/>
            <w:jc w:val="both"/>
          </w:pPr>
        </w:pPrChange>
      </w:pPr>
      <w:ins w:id="169" w:author="BASHAR FAISAL" w:date="2026-04-19T17:29:00Z">
        <w:del w:id="170" w:author="Maher" w:date="2026-04-23T22:54:00Z">
          <w:r w:rsidRPr="00AA5F69" w:rsidDel="00C94461">
            <w:rPr>
              <w:rFonts w:asciiTheme="majorBidi" w:hAnsiTheme="majorBidi" w:cstheme="majorBidi"/>
              <w:sz w:val="28"/>
              <w:szCs w:val="28"/>
              <w:rtl/>
              <w:rPrChange w:id="171" w:author="Maher" w:date="2026-04-24T00:10:00Z">
                <w:rPr>
                  <w:rFonts w:ascii="Traditional Arabic" w:hAnsi="Traditional Arabic" w:cs="Traditional Arabic"/>
                  <w:sz w:val="28"/>
                  <w:szCs w:val="28"/>
                  <w:rtl/>
                </w:rPr>
              </w:rPrChange>
            </w:rPr>
            <w:delText>4</w:delText>
          </w:r>
        </w:del>
      </w:ins>
      <w:del w:id="172" w:author="Maher" w:date="2026-04-23T22:54:00Z">
        <w:r w:rsidR="003B6713" w:rsidRPr="00AA5F69" w:rsidDel="00C94461">
          <w:rPr>
            <w:rFonts w:asciiTheme="majorBidi" w:hAnsiTheme="majorBidi" w:cstheme="majorBidi"/>
            <w:sz w:val="28"/>
            <w:szCs w:val="28"/>
            <w:rtl/>
            <w:rPrChange w:id="173" w:author="Maher" w:date="2026-04-24T00:10:00Z">
              <w:rPr>
                <w:rFonts w:ascii="Traditional Arabic" w:hAnsi="Traditional Arabic" w:cs="Traditional Arabic"/>
                <w:sz w:val="28"/>
                <w:szCs w:val="28"/>
                <w:rtl/>
              </w:rPr>
            </w:rPrChange>
          </w:rPr>
          <w:delText>5-2 الدراسات السابقة (</w:delText>
        </w:r>
        <w:r w:rsidR="003B6713" w:rsidRPr="00AA5F69" w:rsidDel="00C94461">
          <w:rPr>
            <w:rFonts w:asciiTheme="majorBidi" w:hAnsiTheme="majorBidi" w:cstheme="majorBidi"/>
            <w:sz w:val="28"/>
            <w:szCs w:val="28"/>
            <w:rPrChange w:id="174" w:author="Maher" w:date="2026-04-24T00:10:00Z">
              <w:rPr>
                <w:rFonts w:ascii="Traditional Arabic" w:hAnsi="Traditional Arabic" w:cs="Traditional Arabic"/>
                <w:sz w:val="28"/>
                <w:szCs w:val="28"/>
              </w:rPr>
            </w:rPrChange>
          </w:rPr>
          <w:delText>Literature Review</w:delText>
        </w:r>
        <w:r w:rsidR="003B6713" w:rsidRPr="00AA5F69" w:rsidDel="00C94461">
          <w:rPr>
            <w:rFonts w:asciiTheme="majorBidi" w:hAnsiTheme="majorBidi" w:cstheme="majorBidi"/>
            <w:sz w:val="28"/>
            <w:szCs w:val="28"/>
            <w:rtl/>
            <w:rPrChange w:id="175" w:author="Maher" w:date="2026-04-24T00:10:00Z">
              <w:rPr>
                <w:rFonts w:ascii="Traditional Arabic" w:hAnsi="Traditional Arabic" w:cs="Traditional Arabic"/>
                <w:sz w:val="28"/>
                <w:szCs w:val="28"/>
                <w:rtl/>
              </w:rPr>
            </w:rPrChange>
          </w:rPr>
          <w:delText xml:space="preserve">) </w:delText>
        </w:r>
      </w:del>
    </w:p>
    <w:p w:rsidR="003B6713" w:rsidRPr="00AA5F69" w:rsidDel="00C94461" w:rsidRDefault="003B6713">
      <w:pPr>
        <w:bidi/>
        <w:jc w:val="center"/>
        <w:rPr>
          <w:del w:id="176" w:author="Maher" w:date="2026-04-23T22:54:00Z"/>
          <w:rFonts w:asciiTheme="majorBidi" w:hAnsiTheme="majorBidi" w:cstheme="majorBidi"/>
          <w:sz w:val="28"/>
          <w:szCs w:val="28"/>
          <w:rPrChange w:id="177" w:author="Maher" w:date="2026-04-24T00:10:00Z">
            <w:rPr>
              <w:del w:id="178" w:author="Maher" w:date="2026-04-23T22:54:00Z"/>
              <w:rFonts w:ascii="Traditional Arabic" w:hAnsi="Traditional Arabic" w:cs="Traditional Arabic"/>
              <w:sz w:val="28"/>
              <w:szCs w:val="28"/>
            </w:rPr>
          </w:rPrChange>
        </w:rPr>
        <w:pPrChange w:id="179" w:author="Maher" w:date="2026-04-24T00:10:00Z">
          <w:pPr>
            <w:bidi/>
            <w:jc w:val="both"/>
          </w:pPr>
        </w:pPrChange>
      </w:pPr>
      <w:del w:id="180" w:author="Maher" w:date="2026-04-23T22:54:00Z">
        <w:r w:rsidRPr="00AA5F69" w:rsidDel="00C94461">
          <w:rPr>
            <w:rFonts w:asciiTheme="majorBidi" w:hAnsiTheme="majorBidi" w:cstheme="majorBidi"/>
            <w:sz w:val="28"/>
            <w:szCs w:val="28"/>
            <w:rtl/>
            <w:rPrChange w:id="181" w:author="Maher" w:date="2026-04-24T00:10:00Z">
              <w:rPr>
                <w:rFonts w:ascii="Traditional Arabic" w:hAnsi="Traditional Arabic" w:cs="Traditional Arabic"/>
                <w:sz w:val="28"/>
                <w:szCs w:val="28"/>
                <w:rtl/>
              </w:rPr>
            </w:rPrChange>
          </w:rPr>
          <w:tab/>
          <w:delText>1-5</w:delText>
        </w:r>
      </w:del>
      <w:ins w:id="182" w:author="BASHAR FAISAL" w:date="2026-04-19T17:29:00Z">
        <w:del w:id="183" w:author="Maher" w:date="2026-04-23T22:54:00Z">
          <w:r w:rsidR="008502DD" w:rsidRPr="00AA5F69" w:rsidDel="00C94461">
            <w:rPr>
              <w:rFonts w:asciiTheme="majorBidi" w:hAnsiTheme="majorBidi" w:cstheme="majorBidi"/>
              <w:sz w:val="28"/>
              <w:szCs w:val="28"/>
              <w:rtl/>
              <w:rPrChange w:id="184" w:author="Maher" w:date="2026-04-24T00:10:00Z">
                <w:rPr>
                  <w:rFonts w:ascii="Traditional Arabic" w:hAnsi="Traditional Arabic" w:cs="Traditional Arabic"/>
                  <w:sz w:val="28"/>
                  <w:szCs w:val="28"/>
                  <w:rtl/>
                </w:rPr>
              </w:rPrChange>
            </w:rPr>
            <w:delText>4</w:delText>
          </w:r>
        </w:del>
      </w:ins>
      <w:del w:id="185" w:author="Maher" w:date="2026-04-23T22:54:00Z">
        <w:r w:rsidRPr="00AA5F69" w:rsidDel="00C94461">
          <w:rPr>
            <w:rFonts w:asciiTheme="majorBidi" w:hAnsiTheme="majorBidi" w:cstheme="majorBidi"/>
            <w:sz w:val="28"/>
            <w:szCs w:val="28"/>
            <w:rtl/>
            <w:rPrChange w:id="186" w:author="Maher" w:date="2026-04-24T00:10:00Z">
              <w:rPr>
                <w:rFonts w:ascii="Traditional Arabic" w:hAnsi="Traditional Arabic" w:cs="Traditional Arabic"/>
                <w:sz w:val="28"/>
                <w:szCs w:val="28"/>
                <w:rtl/>
              </w:rPr>
            </w:rPrChange>
          </w:rPr>
          <w:delText xml:space="preserve">-2 تطبيقات إدارة فائض الطعام (بركة، تكية) </w:delText>
        </w:r>
      </w:del>
    </w:p>
    <w:p w:rsidR="003B6713" w:rsidRPr="00AA5F69" w:rsidDel="00C94461" w:rsidRDefault="003B6713">
      <w:pPr>
        <w:bidi/>
        <w:jc w:val="center"/>
        <w:rPr>
          <w:del w:id="187" w:author="Maher" w:date="2026-04-23T22:54:00Z"/>
          <w:rFonts w:asciiTheme="majorBidi" w:hAnsiTheme="majorBidi" w:cstheme="majorBidi"/>
          <w:sz w:val="28"/>
          <w:szCs w:val="28"/>
          <w:rtl/>
          <w:rPrChange w:id="188" w:author="Maher" w:date="2026-04-24T00:10:00Z">
            <w:rPr>
              <w:del w:id="189" w:author="Maher" w:date="2026-04-23T22:54:00Z"/>
              <w:rFonts w:ascii="Traditional Arabic" w:hAnsi="Traditional Arabic" w:cs="Traditional Arabic"/>
              <w:sz w:val="28"/>
              <w:szCs w:val="28"/>
              <w:rtl/>
            </w:rPr>
          </w:rPrChange>
        </w:rPr>
        <w:pPrChange w:id="190" w:author="Maher" w:date="2026-04-24T00:10:00Z">
          <w:pPr>
            <w:bidi/>
            <w:jc w:val="both"/>
          </w:pPr>
        </w:pPrChange>
      </w:pPr>
      <w:del w:id="191" w:author="Maher" w:date="2026-04-23T22:54:00Z">
        <w:r w:rsidRPr="00AA5F69" w:rsidDel="00C94461">
          <w:rPr>
            <w:rFonts w:asciiTheme="majorBidi" w:hAnsiTheme="majorBidi" w:cstheme="majorBidi"/>
            <w:sz w:val="28"/>
            <w:szCs w:val="28"/>
            <w:rtl/>
            <w:rPrChange w:id="192" w:author="Maher" w:date="2026-04-24T00:10:00Z">
              <w:rPr>
                <w:rFonts w:ascii="Traditional Arabic" w:hAnsi="Traditional Arabic" w:cs="Traditional Arabic"/>
                <w:sz w:val="28"/>
                <w:szCs w:val="28"/>
                <w:rtl/>
              </w:rPr>
            </w:rPrChange>
          </w:rPr>
          <w:tab/>
          <w:delText xml:space="preserve">2-5-2 أنظمة الرؤية الحاسوبية في قطاع التجزئة والمطاعم </w:delText>
        </w:r>
      </w:del>
    </w:p>
    <w:p w:rsidR="003B6713" w:rsidRPr="00AA5F69" w:rsidDel="00C94461" w:rsidRDefault="003B6713">
      <w:pPr>
        <w:bidi/>
        <w:jc w:val="center"/>
        <w:rPr>
          <w:del w:id="193" w:author="Maher" w:date="2026-04-23T22:54:00Z"/>
          <w:rFonts w:asciiTheme="majorBidi" w:hAnsiTheme="majorBidi" w:cstheme="majorBidi"/>
          <w:sz w:val="28"/>
          <w:szCs w:val="28"/>
          <w:rPrChange w:id="194" w:author="Maher" w:date="2026-04-24T00:10:00Z">
            <w:rPr>
              <w:del w:id="195" w:author="Maher" w:date="2026-04-23T22:54:00Z"/>
              <w:rFonts w:ascii="Traditional Arabic" w:hAnsi="Traditional Arabic" w:cs="Traditional Arabic"/>
              <w:sz w:val="28"/>
              <w:szCs w:val="28"/>
            </w:rPr>
          </w:rPrChange>
        </w:rPr>
        <w:pPrChange w:id="196" w:author="Maher" w:date="2026-04-24T00:10:00Z">
          <w:pPr>
            <w:bidi/>
            <w:jc w:val="both"/>
          </w:pPr>
        </w:pPrChange>
      </w:pPr>
      <w:del w:id="197" w:author="Maher" w:date="2026-04-23T22:54:00Z">
        <w:r w:rsidRPr="00AA5F69" w:rsidDel="00C94461">
          <w:rPr>
            <w:rFonts w:asciiTheme="majorBidi" w:hAnsiTheme="majorBidi" w:cstheme="majorBidi"/>
            <w:sz w:val="28"/>
            <w:szCs w:val="28"/>
            <w:rtl/>
            <w:rPrChange w:id="198" w:author="Maher" w:date="2026-04-24T00:10:00Z">
              <w:rPr>
                <w:rFonts w:ascii="Traditional Arabic" w:hAnsi="Traditional Arabic" w:cs="Traditional Arabic"/>
                <w:sz w:val="28"/>
                <w:szCs w:val="28"/>
                <w:rtl/>
              </w:rPr>
            </w:rPrChange>
          </w:rPr>
          <w:tab/>
          <w:delText xml:space="preserve">3-5-2 الفجوة البحثية والقيمة المضافة لمنصة عاون </w:delText>
        </w:r>
      </w:del>
    </w:p>
    <w:p w:rsidR="003B6713" w:rsidRPr="00AA5F69" w:rsidDel="00C94461" w:rsidRDefault="008502DD">
      <w:pPr>
        <w:bidi/>
        <w:jc w:val="center"/>
        <w:rPr>
          <w:del w:id="199" w:author="Maher" w:date="2026-04-23T22:54:00Z"/>
          <w:rFonts w:asciiTheme="majorBidi" w:hAnsiTheme="majorBidi" w:cstheme="majorBidi"/>
          <w:sz w:val="28"/>
          <w:szCs w:val="28"/>
          <w:rtl/>
          <w:rPrChange w:id="200" w:author="Maher" w:date="2026-04-24T00:10:00Z">
            <w:rPr>
              <w:del w:id="201" w:author="Maher" w:date="2026-04-23T22:54:00Z"/>
              <w:rFonts w:ascii="Traditional Arabic" w:hAnsi="Traditional Arabic" w:cs="Traditional Arabic"/>
              <w:sz w:val="28"/>
              <w:szCs w:val="28"/>
              <w:rtl/>
            </w:rPr>
          </w:rPrChange>
        </w:rPr>
        <w:pPrChange w:id="202" w:author="Maher" w:date="2026-04-24T00:10:00Z">
          <w:pPr>
            <w:bidi/>
            <w:jc w:val="both"/>
          </w:pPr>
        </w:pPrChange>
      </w:pPr>
      <w:ins w:id="203" w:author="BASHAR FAISAL" w:date="2026-04-19T17:29:00Z">
        <w:del w:id="204" w:author="Maher" w:date="2026-04-23T22:54:00Z">
          <w:r w:rsidRPr="00AA5F69" w:rsidDel="00C94461">
            <w:rPr>
              <w:rFonts w:asciiTheme="majorBidi" w:hAnsiTheme="majorBidi" w:cstheme="majorBidi"/>
              <w:sz w:val="28"/>
              <w:szCs w:val="28"/>
              <w:rtl/>
              <w:rPrChange w:id="205" w:author="Maher" w:date="2026-04-24T00:10:00Z">
                <w:rPr>
                  <w:rFonts w:ascii="Traditional Arabic" w:hAnsi="Traditional Arabic" w:cs="Traditional Arabic"/>
                  <w:sz w:val="28"/>
                  <w:szCs w:val="28"/>
                  <w:rtl/>
                </w:rPr>
              </w:rPrChange>
            </w:rPr>
            <w:delText>5</w:delText>
          </w:r>
        </w:del>
      </w:ins>
      <w:del w:id="206" w:author="Maher" w:date="2026-04-23T22:54:00Z">
        <w:r w:rsidR="003B6713" w:rsidRPr="00AA5F69" w:rsidDel="00C94461">
          <w:rPr>
            <w:rFonts w:asciiTheme="majorBidi" w:hAnsiTheme="majorBidi" w:cstheme="majorBidi"/>
            <w:sz w:val="28"/>
            <w:szCs w:val="28"/>
            <w:rtl/>
            <w:rPrChange w:id="207" w:author="Maher" w:date="2026-04-24T00:10:00Z">
              <w:rPr>
                <w:rFonts w:ascii="Traditional Arabic" w:hAnsi="Traditional Arabic" w:cs="Traditional Arabic"/>
                <w:sz w:val="28"/>
                <w:szCs w:val="28"/>
                <w:rtl/>
              </w:rPr>
            </w:rPrChange>
          </w:rPr>
          <w:delText>6-2 ملخص الفصل (</w:delText>
        </w:r>
        <w:r w:rsidR="003B6713" w:rsidRPr="00AA5F69" w:rsidDel="00C94461">
          <w:rPr>
            <w:rFonts w:asciiTheme="majorBidi" w:hAnsiTheme="majorBidi" w:cstheme="majorBidi"/>
            <w:sz w:val="28"/>
            <w:szCs w:val="28"/>
            <w:rPrChange w:id="208" w:author="Maher" w:date="2026-04-24T00:10:00Z">
              <w:rPr>
                <w:rFonts w:ascii="Traditional Arabic" w:hAnsi="Traditional Arabic" w:cs="Traditional Arabic"/>
                <w:sz w:val="28"/>
                <w:szCs w:val="28"/>
              </w:rPr>
            </w:rPrChange>
          </w:rPr>
          <w:delText>Chapter Summary</w:delText>
        </w:r>
        <w:r w:rsidR="003B6713" w:rsidRPr="00AA5F69" w:rsidDel="00C94461">
          <w:rPr>
            <w:rFonts w:asciiTheme="majorBidi" w:hAnsiTheme="majorBidi" w:cstheme="majorBidi"/>
            <w:sz w:val="28"/>
            <w:szCs w:val="28"/>
            <w:rtl/>
            <w:rPrChange w:id="209" w:author="Maher" w:date="2026-04-24T00:10:00Z">
              <w:rPr>
                <w:rFonts w:ascii="Traditional Arabic" w:hAnsi="Traditional Arabic" w:cs="Traditional Arabic"/>
                <w:sz w:val="28"/>
                <w:szCs w:val="28"/>
                <w:rtl/>
              </w:rPr>
            </w:rPrChange>
          </w:rPr>
          <w:delText>)</w:delText>
        </w:r>
      </w:del>
    </w:p>
    <w:p w:rsidR="003B6713" w:rsidRPr="00AA5F69" w:rsidDel="00C94461" w:rsidRDefault="003B6713">
      <w:pPr>
        <w:bidi/>
        <w:jc w:val="center"/>
        <w:rPr>
          <w:del w:id="210" w:author="Maher" w:date="2026-04-23T22:54:00Z"/>
          <w:rFonts w:asciiTheme="majorBidi" w:hAnsiTheme="majorBidi" w:cstheme="majorBidi"/>
          <w:sz w:val="28"/>
          <w:szCs w:val="28"/>
          <w:rtl/>
          <w:rPrChange w:id="211" w:author="Maher" w:date="2026-04-24T00:10:00Z">
            <w:rPr>
              <w:del w:id="212" w:author="Maher" w:date="2026-04-23T22:54:00Z"/>
              <w:rFonts w:ascii="Traditional Arabic" w:hAnsi="Traditional Arabic" w:cs="Traditional Arabic"/>
              <w:sz w:val="28"/>
              <w:szCs w:val="28"/>
              <w:rtl/>
            </w:rPr>
          </w:rPrChange>
        </w:rPr>
        <w:pPrChange w:id="213" w:author="Maher" w:date="2026-04-24T00:10:00Z">
          <w:pPr>
            <w:bidi/>
            <w:jc w:val="both"/>
          </w:pPr>
        </w:pPrChange>
      </w:pPr>
    </w:p>
    <w:p w:rsidR="00AD5820" w:rsidRPr="00AA5F69" w:rsidDel="00C94461" w:rsidRDefault="00AD5820">
      <w:pPr>
        <w:bidi/>
        <w:jc w:val="center"/>
        <w:rPr>
          <w:ins w:id="214" w:author="BASHAR FAISAL" w:date="2026-04-19T18:14:00Z"/>
          <w:del w:id="215" w:author="Maher" w:date="2026-04-23T22:54:00Z"/>
          <w:rFonts w:asciiTheme="majorBidi" w:hAnsiTheme="majorBidi" w:cstheme="majorBidi"/>
          <w:sz w:val="28"/>
          <w:szCs w:val="28"/>
          <w:rtl/>
          <w:rPrChange w:id="216" w:author="Maher" w:date="2026-04-24T00:10:00Z">
            <w:rPr>
              <w:ins w:id="217" w:author="BASHAR FAISAL" w:date="2026-04-19T18:14:00Z"/>
              <w:del w:id="218" w:author="Maher" w:date="2026-04-23T22:54:00Z"/>
              <w:rFonts w:ascii="Traditional Arabic" w:hAnsi="Traditional Arabic" w:cs="Traditional Arabic"/>
              <w:sz w:val="28"/>
              <w:szCs w:val="28"/>
              <w:rtl/>
            </w:rPr>
          </w:rPrChange>
        </w:rPr>
        <w:pPrChange w:id="219" w:author="Maher" w:date="2026-04-24T00:10:00Z">
          <w:pPr>
            <w:bidi/>
            <w:jc w:val="both"/>
          </w:pPr>
        </w:pPrChange>
      </w:pPr>
    </w:p>
    <w:p w:rsidR="00ED46C2" w:rsidRPr="00AA5F69" w:rsidDel="00C94461" w:rsidRDefault="00ED46C2">
      <w:pPr>
        <w:bidi/>
        <w:jc w:val="center"/>
        <w:rPr>
          <w:ins w:id="220" w:author="BASHAR FAISAL" w:date="2026-04-19T18:14:00Z"/>
          <w:del w:id="221" w:author="Maher" w:date="2026-04-23T22:54:00Z"/>
          <w:rFonts w:asciiTheme="majorBidi" w:hAnsiTheme="majorBidi" w:cstheme="majorBidi"/>
          <w:sz w:val="28"/>
          <w:szCs w:val="28"/>
          <w:rtl/>
          <w:rPrChange w:id="222" w:author="Maher" w:date="2026-04-24T00:10:00Z">
            <w:rPr>
              <w:ins w:id="223" w:author="BASHAR FAISAL" w:date="2026-04-19T18:14:00Z"/>
              <w:del w:id="224" w:author="Maher" w:date="2026-04-23T22:54:00Z"/>
              <w:rFonts w:ascii="Traditional Arabic" w:hAnsi="Traditional Arabic" w:cs="Traditional Arabic"/>
              <w:sz w:val="28"/>
              <w:szCs w:val="28"/>
              <w:rtl/>
            </w:rPr>
          </w:rPrChange>
        </w:rPr>
        <w:pPrChange w:id="225" w:author="Maher" w:date="2026-04-24T00:10:00Z">
          <w:pPr>
            <w:bidi/>
            <w:jc w:val="both"/>
          </w:pPr>
        </w:pPrChange>
      </w:pPr>
    </w:p>
    <w:p w:rsidR="00ED46C2" w:rsidRPr="00AA5F69" w:rsidDel="00C94461" w:rsidRDefault="00ED46C2">
      <w:pPr>
        <w:bidi/>
        <w:jc w:val="center"/>
        <w:rPr>
          <w:ins w:id="226" w:author="BASHAR FAISAL" w:date="2026-04-19T18:14:00Z"/>
          <w:del w:id="227" w:author="Maher" w:date="2026-04-23T22:54:00Z"/>
          <w:rFonts w:asciiTheme="majorBidi" w:hAnsiTheme="majorBidi" w:cstheme="majorBidi"/>
          <w:sz w:val="28"/>
          <w:szCs w:val="28"/>
          <w:rtl/>
          <w:rPrChange w:id="228" w:author="Maher" w:date="2026-04-24T00:10:00Z">
            <w:rPr>
              <w:ins w:id="229" w:author="BASHAR FAISAL" w:date="2026-04-19T18:14:00Z"/>
              <w:del w:id="230" w:author="Maher" w:date="2026-04-23T22:54:00Z"/>
              <w:rFonts w:ascii="Traditional Arabic" w:hAnsi="Traditional Arabic" w:cs="Traditional Arabic"/>
              <w:sz w:val="28"/>
              <w:szCs w:val="28"/>
              <w:rtl/>
            </w:rPr>
          </w:rPrChange>
        </w:rPr>
        <w:pPrChange w:id="231" w:author="Maher" w:date="2026-04-24T00:10:00Z">
          <w:pPr>
            <w:bidi/>
            <w:jc w:val="both"/>
          </w:pPr>
        </w:pPrChange>
      </w:pPr>
    </w:p>
    <w:p w:rsidR="00ED46C2" w:rsidRPr="00AA5F69" w:rsidDel="00C94461" w:rsidRDefault="00ED46C2">
      <w:pPr>
        <w:bidi/>
        <w:jc w:val="center"/>
        <w:rPr>
          <w:ins w:id="232" w:author="BASHAR FAISAL" w:date="2026-04-19T18:14:00Z"/>
          <w:del w:id="233" w:author="Maher" w:date="2026-04-23T22:54:00Z"/>
          <w:rFonts w:asciiTheme="majorBidi" w:hAnsiTheme="majorBidi" w:cstheme="majorBidi"/>
          <w:sz w:val="28"/>
          <w:szCs w:val="28"/>
          <w:rtl/>
          <w:rPrChange w:id="234" w:author="Maher" w:date="2026-04-24T00:10:00Z">
            <w:rPr>
              <w:ins w:id="235" w:author="BASHAR FAISAL" w:date="2026-04-19T18:14:00Z"/>
              <w:del w:id="236" w:author="Maher" w:date="2026-04-23T22:54:00Z"/>
              <w:rFonts w:ascii="Traditional Arabic" w:hAnsi="Traditional Arabic" w:cs="Traditional Arabic"/>
              <w:sz w:val="28"/>
              <w:szCs w:val="28"/>
              <w:rtl/>
            </w:rPr>
          </w:rPrChange>
        </w:rPr>
        <w:pPrChange w:id="237" w:author="Maher" w:date="2026-04-24T00:10:00Z">
          <w:pPr>
            <w:bidi/>
            <w:jc w:val="both"/>
          </w:pPr>
        </w:pPrChange>
      </w:pPr>
    </w:p>
    <w:p w:rsidR="00ED46C2" w:rsidRPr="00AA5F69" w:rsidDel="00C94461" w:rsidRDefault="00ED46C2">
      <w:pPr>
        <w:bidi/>
        <w:jc w:val="center"/>
        <w:rPr>
          <w:ins w:id="238" w:author="BASHAR FAISAL" w:date="2026-04-19T19:00:00Z"/>
          <w:del w:id="239" w:author="Maher" w:date="2026-04-23T22:54:00Z"/>
          <w:rFonts w:asciiTheme="majorBidi" w:hAnsiTheme="majorBidi" w:cstheme="majorBidi"/>
          <w:sz w:val="28"/>
          <w:szCs w:val="28"/>
          <w:rtl/>
        </w:rPr>
        <w:pPrChange w:id="240" w:author="Maher" w:date="2026-04-24T00:10:00Z">
          <w:pPr>
            <w:bidi/>
            <w:jc w:val="both"/>
          </w:pPr>
        </w:pPrChange>
      </w:pPr>
    </w:p>
    <w:p w:rsidR="00B50344" w:rsidRPr="00AA5F69" w:rsidDel="00C94461" w:rsidRDefault="00B50344">
      <w:pPr>
        <w:bidi/>
        <w:jc w:val="center"/>
        <w:rPr>
          <w:ins w:id="241" w:author="BASHAR FAISAL" w:date="2026-04-19T19:00:00Z"/>
          <w:del w:id="242" w:author="Maher" w:date="2026-04-23T22:54:00Z"/>
          <w:rFonts w:asciiTheme="majorBidi" w:hAnsiTheme="majorBidi" w:cstheme="majorBidi"/>
          <w:sz w:val="28"/>
          <w:szCs w:val="28"/>
          <w:rtl/>
        </w:rPr>
        <w:pPrChange w:id="243" w:author="Maher" w:date="2026-04-24T00:10:00Z">
          <w:pPr>
            <w:bidi/>
            <w:jc w:val="both"/>
          </w:pPr>
        </w:pPrChange>
      </w:pPr>
    </w:p>
    <w:p w:rsidR="00B50344" w:rsidRPr="00AA5F69" w:rsidDel="00C94461" w:rsidRDefault="00B50344">
      <w:pPr>
        <w:bidi/>
        <w:jc w:val="center"/>
        <w:rPr>
          <w:ins w:id="244" w:author="BASHAR FAISAL" w:date="2026-04-19T19:00:00Z"/>
          <w:del w:id="245" w:author="Maher" w:date="2026-04-23T22:54:00Z"/>
          <w:rFonts w:asciiTheme="majorBidi" w:hAnsiTheme="majorBidi" w:cstheme="majorBidi"/>
          <w:sz w:val="28"/>
          <w:szCs w:val="28"/>
          <w:rtl/>
        </w:rPr>
        <w:pPrChange w:id="246" w:author="Maher" w:date="2026-04-24T00:10:00Z">
          <w:pPr>
            <w:bidi/>
            <w:jc w:val="both"/>
          </w:pPr>
        </w:pPrChange>
      </w:pPr>
    </w:p>
    <w:p w:rsidR="00B50344" w:rsidRPr="00AA5F69" w:rsidDel="00C94461" w:rsidRDefault="00B50344">
      <w:pPr>
        <w:bidi/>
        <w:jc w:val="center"/>
        <w:rPr>
          <w:ins w:id="247" w:author="BASHAR FAISAL" w:date="2026-04-19T19:00:00Z"/>
          <w:del w:id="248" w:author="Maher" w:date="2026-04-23T22:54:00Z"/>
          <w:rFonts w:asciiTheme="majorBidi" w:hAnsiTheme="majorBidi" w:cstheme="majorBidi"/>
          <w:sz w:val="28"/>
          <w:szCs w:val="28"/>
          <w:rtl/>
        </w:rPr>
        <w:pPrChange w:id="249" w:author="Maher" w:date="2026-04-24T00:10:00Z">
          <w:pPr>
            <w:bidi/>
            <w:jc w:val="both"/>
          </w:pPr>
        </w:pPrChange>
      </w:pPr>
    </w:p>
    <w:p w:rsidR="00B50344" w:rsidRPr="00AA5F69" w:rsidDel="00C94461" w:rsidRDefault="00B50344">
      <w:pPr>
        <w:bidi/>
        <w:jc w:val="center"/>
        <w:rPr>
          <w:ins w:id="250" w:author="BASHAR FAISAL" w:date="2026-04-19T18:14:00Z"/>
          <w:del w:id="251" w:author="Maher" w:date="2026-04-23T22:54:00Z"/>
          <w:rFonts w:asciiTheme="majorBidi" w:hAnsiTheme="majorBidi" w:cstheme="majorBidi"/>
          <w:sz w:val="28"/>
          <w:szCs w:val="28"/>
          <w:rtl/>
          <w:rPrChange w:id="252" w:author="Maher" w:date="2026-04-24T00:10:00Z">
            <w:rPr>
              <w:ins w:id="253" w:author="BASHAR FAISAL" w:date="2026-04-19T18:14:00Z"/>
              <w:del w:id="254" w:author="Maher" w:date="2026-04-23T22:54:00Z"/>
              <w:rFonts w:ascii="Traditional Arabic" w:hAnsi="Traditional Arabic" w:cs="Traditional Arabic"/>
              <w:sz w:val="28"/>
              <w:szCs w:val="28"/>
              <w:rtl/>
            </w:rPr>
          </w:rPrChange>
        </w:rPr>
        <w:pPrChange w:id="255" w:author="Maher" w:date="2026-04-24T00:10:00Z">
          <w:pPr>
            <w:bidi/>
            <w:jc w:val="both"/>
          </w:pPr>
        </w:pPrChange>
      </w:pPr>
    </w:p>
    <w:p w:rsidR="00ED46C2" w:rsidRPr="00AA5F69" w:rsidDel="00C94461" w:rsidRDefault="00ED46C2">
      <w:pPr>
        <w:bidi/>
        <w:jc w:val="center"/>
        <w:rPr>
          <w:ins w:id="256" w:author="BASHAR FAISAL" w:date="2026-04-19T18:14:00Z"/>
          <w:del w:id="257" w:author="Maher" w:date="2026-04-23T22:54:00Z"/>
          <w:rFonts w:asciiTheme="majorBidi" w:hAnsiTheme="majorBidi" w:cstheme="majorBidi"/>
          <w:sz w:val="28"/>
          <w:szCs w:val="28"/>
          <w:rtl/>
          <w:rPrChange w:id="258" w:author="Maher" w:date="2026-04-24T00:10:00Z">
            <w:rPr>
              <w:ins w:id="259" w:author="BASHAR FAISAL" w:date="2026-04-19T18:14:00Z"/>
              <w:del w:id="260" w:author="Maher" w:date="2026-04-23T22:54:00Z"/>
              <w:rFonts w:ascii="Traditional Arabic" w:hAnsi="Traditional Arabic" w:cs="Traditional Arabic"/>
              <w:sz w:val="28"/>
              <w:szCs w:val="28"/>
              <w:rtl/>
            </w:rPr>
          </w:rPrChange>
        </w:rPr>
        <w:pPrChange w:id="261" w:author="Maher" w:date="2026-04-24T00:10:00Z">
          <w:pPr>
            <w:bidi/>
            <w:jc w:val="both"/>
          </w:pPr>
        </w:pPrChange>
      </w:pPr>
    </w:p>
    <w:p w:rsidR="00ED46C2" w:rsidRPr="00AA5F69" w:rsidDel="00C94461" w:rsidRDefault="00ED46C2">
      <w:pPr>
        <w:bidi/>
        <w:jc w:val="center"/>
        <w:rPr>
          <w:ins w:id="262" w:author="BASHAR FAISAL" w:date="2026-04-19T18:58:00Z"/>
          <w:del w:id="263" w:author="Maher" w:date="2026-04-23T22:54:00Z"/>
          <w:rFonts w:asciiTheme="majorBidi" w:hAnsiTheme="majorBidi" w:cstheme="majorBidi"/>
          <w:sz w:val="28"/>
          <w:szCs w:val="28"/>
          <w:rtl/>
        </w:rPr>
        <w:pPrChange w:id="264" w:author="Maher" w:date="2026-04-24T00:10:00Z">
          <w:pPr>
            <w:bidi/>
            <w:jc w:val="both"/>
          </w:pPr>
        </w:pPrChange>
      </w:pPr>
    </w:p>
    <w:p w:rsidR="00B50344" w:rsidRPr="00AA5F69" w:rsidRDefault="00B50344">
      <w:pPr>
        <w:bidi/>
        <w:jc w:val="center"/>
        <w:rPr>
          <w:rFonts w:asciiTheme="majorBidi" w:hAnsiTheme="majorBidi" w:cstheme="majorBidi"/>
          <w:sz w:val="28"/>
          <w:szCs w:val="28"/>
          <w:rtl/>
          <w:rPrChange w:id="265" w:author="Maher" w:date="2026-04-24T00:10:00Z">
            <w:rPr>
              <w:rFonts w:ascii="Traditional Arabic" w:hAnsi="Traditional Arabic" w:cs="Traditional Arabic"/>
              <w:sz w:val="28"/>
              <w:szCs w:val="28"/>
              <w:rtl/>
            </w:rPr>
          </w:rPrChange>
        </w:rPr>
        <w:pPrChange w:id="266" w:author="Maher" w:date="2026-04-24T00:10:00Z">
          <w:pPr>
            <w:bidi/>
            <w:jc w:val="both"/>
          </w:pPr>
        </w:pPrChange>
      </w:pPr>
    </w:p>
    <w:p w:rsidR="00ED46C2" w:rsidRPr="00AA5F69" w:rsidRDefault="001D4C08" w:rsidP="008A3690">
      <w:pPr>
        <w:bidi/>
        <w:jc w:val="both"/>
        <w:rPr>
          <w:rFonts w:asciiTheme="majorBidi" w:hAnsiTheme="majorBidi" w:cstheme="majorBidi"/>
          <w:b/>
          <w:bCs/>
          <w:sz w:val="28"/>
          <w:szCs w:val="28"/>
          <w:rtl/>
          <w:rPrChange w:id="267" w:author="Maher" w:date="2026-04-24T00:10:00Z">
            <w:rPr>
              <w:rFonts w:ascii="Traditional Arabic" w:hAnsi="Traditional Arabic" w:cs="Traditional Arabic"/>
              <w:b/>
              <w:bCs/>
              <w:sz w:val="28"/>
              <w:szCs w:val="28"/>
              <w:rtl/>
            </w:rPr>
          </w:rPrChange>
        </w:rPr>
      </w:pPr>
      <w:r w:rsidRPr="00AA5F69">
        <w:rPr>
          <w:rFonts w:asciiTheme="majorBidi" w:hAnsiTheme="majorBidi" w:cstheme="majorBidi"/>
          <w:b/>
          <w:bCs/>
          <w:sz w:val="28"/>
          <w:szCs w:val="28"/>
          <w:rPrChange w:id="268" w:author="Maher" w:date="2026-04-24T00:10:00Z">
            <w:rPr>
              <w:rFonts w:ascii="Traditional Arabic" w:hAnsi="Traditional Arabic" w:cs="Traditional Arabic"/>
              <w:b/>
              <w:bCs/>
              <w:sz w:val="28"/>
              <w:szCs w:val="28"/>
            </w:rPr>
          </w:rPrChange>
        </w:rPr>
        <w:t>2.1</w:t>
      </w:r>
      <w:del w:id="269" w:author="Maher" w:date="2026-04-24T00:06:00Z">
        <w:r w:rsidRPr="00AA5F69" w:rsidDel="00381551">
          <w:rPr>
            <w:rFonts w:asciiTheme="majorBidi" w:hAnsiTheme="majorBidi" w:cstheme="majorBidi"/>
            <w:b/>
            <w:bCs/>
            <w:sz w:val="28"/>
            <w:szCs w:val="28"/>
            <w:rPrChange w:id="270" w:author="Maher" w:date="2026-04-24T00:10:00Z">
              <w:rPr>
                <w:rFonts w:ascii="Traditional Arabic" w:hAnsi="Traditional Arabic" w:cs="Traditional Arabic"/>
                <w:b/>
                <w:bCs/>
                <w:sz w:val="28"/>
                <w:szCs w:val="28"/>
              </w:rPr>
            </w:rPrChange>
          </w:rPr>
          <w:delText xml:space="preserve"> </w:delText>
        </w:r>
      </w:del>
      <w:r w:rsidRPr="00AA5F69">
        <w:rPr>
          <w:rFonts w:asciiTheme="majorBidi" w:hAnsiTheme="majorBidi" w:cstheme="majorBidi" w:hint="eastAsia"/>
          <w:b/>
          <w:bCs/>
          <w:sz w:val="28"/>
          <w:szCs w:val="28"/>
          <w:rtl/>
          <w:rPrChange w:id="271" w:author="Maher" w:date="2026-04-24T00:10:00Z">
            <w:rPr>
              <w:rFonts w:ascii="Traditional Arabic" w:hAnsi="Traditional Arabic" w:cs="Traditional Arabic" w:hint="eastAsia"/>
              <w:b/>
              <w:bCs/>
              <w:sz w:val="28"/>
              <w:szCs w:val="28"/>
              <w:rtl/>
            </w:rPr>
          </w:rPrChange>
        </w:rPr>
        <w:t>مقدمة</w:t>
      </w:r>
      <w:r w:rsidRPr="00AA5F69">
        <w:rPr>
          <w:rFonts w:asciiTheme="majorBidi" w:hAnsiTheme="majorBidi" w:cstheme="majorBidi"/>
          <w:b/>
          <w:bCs/>
          <w:sz w:val="28"/>
          <w:szCs w:val="28"/>
          <w:rtl/>
          <w:rPrChange w:id="272" w:author="Maher" w:date="2026-04-24T00:10:00Z">
            <w:rPr>
              <w:rFonts w:ascii="Traditional Arabic" w:hAnsi="Traditional Arabic" w:cs="Traditional Arabic"/>
              <w:b/>
              <w:bCs/>
              <w:sz w:val="28"/>
              <w:szCs w:val="28"/>
              <w:rtl/>
            </w:rPr>
          </w:rPrChange>
        </w:rPr>
        <w:t xml:space="preserve"> </w:t>
      </w:r>
      <w:r w:rsidRPr="00AA5F69">
        <w:rPr>
          <w:rFonts w:asciiTheme="majorBidi" w:hAnsiTheme="majorBidi" w:cstheme="majorBidi"/>
          <w:b/>
          <w:bCs/>
          <w:sz w:val="28"/>
          <w:szCs w:val="28"/>
          <w:rPrChange w:id="273" w:author="Maher" w:date="2026-04-24T00:10:00Z">
            <w:rPr>
              <w:rFonts w:ascii="Traditional Arabic" w:hAnsi="Traditional Arabic" w:cs="Traditional Arabic"/>
              <w:b/>
              <w:bCs/>
              <w:sz w:val="28"/>
              <w:szCs w:val="28"/>
            </w:rPr>
          </w:rPrChange>
        </w:rPr>
        <w:t>(Introduction)</w:t>
      </w:r>
    </w:p>
    <w:p w:rsidR="004A4ACB" w:rsidRPr="00AA5F69" w:rsidRDefault="008A3690">
      <w:pPr>
        <w:pStyle w:val="a8"/>
        <w:bidi/>
        <w:jc w:val="both"/>
        <w:rPr>
          <w:ins w:id="274" w:author="BASHAR FAISAL" w:date="2026-04-19T22:28:00Z"/>
          <w:rFonts w:asciiTheme="majorBidi" w:hAnsiTheme="majorBidi" w:cstheme="majorBidi"/>
          <w:sz w:val="28"/>
          <w:szCs w:val="28"/>
          <w:rtl/>
        </w:rPr>
        <w:pPrChange w:id="275" w:author="Maher" w:date="2026-04-24T19:00:00Z">
          <w:pPr>
            <w:pStyle w:val="a8"/>
            <w:bidi/>
          </w:pPr>
        </w:pPrChange>
      </w:pPr>
      <w:ins w:id="276" w:author="Maher" w:date="2026-04-24T18:59:00Z">
        <w:r>
          <w:rPr>
            <w:rFonts w:asciiTheme="majorBidi" w:hAnsiTheme="majorBidi" w:cstheme="majorBidi" w:hint="cs"/>
            <w:sz w:val="28"/>
            <w:szCs w:val="28"/>
            <w:rtl/>
          </w:rPr>
          <w:t xml:space="preserve">      </w:t>
        </w:r>
      </w:ins>
      <w:ins w:id="277" w:author="BASHAR FAISAL" w:date="2026-04-19T22:08:00Z">
        <w:r w:rsidR="00CD1CB7" w:rsidRPr="00AA5F69">
          <w:rPr>
            <w:rFonts w:asciiTheme="majorBidi" w:hAnsiTheme="majorBidi" w:cstheme="majorBidi"/>
            <w:sz w:val="28"/>
            <w:szCs w:val="28"/>
            <w:rtl/>
            <w:rPrChange w:id="278" w:author="Maher" w:date="2026-04-24T00:10:00Z">
              <w:rPr>
                <w:rtl/>
              </w:rPr>
            </w:rPrChange>
          </w:rPr>
          <w:t xml:space="preserve">يمثل الإطار النظري والدراسات السابقة الأساس المعرفي لأي مشروع تقني، حيث يعتمد على تحليل المفاهيم والتجارب المرتبطة بالمجال. يهدف هذا الفصل إلى تقديم الخلفية العلمية لمشروع منصة "عاون" كمنظومة رقمية تدعم </w:t>
        </w:r>
        <w:del w:id="279" w:author="Maher" w:date="2026-04-24T19:00:00Z">
          <w:r w:rsidR="00CD1CB7" w:rsidRPr="00AA5F69" w:rsidDel="008A3690">
            <w:rPr>
              <w:rFonts w:asciiTheme="majorBidi" w:hAnsiTheme="majorBidi" w:cstheme="majorBidi"/>
              <w:sz w:val="28"/>
              <w:szCs w:val="28"/>
              <w:rtl/>
              <w:rPrChange w:id="280" w:author="Maher" w:date="2026-04-24T00:10:00Z">
                <w:rPr>
                  <w:rtl/>
                </w:rPr>
              </w:rPrChange>
            </w:rPr>
            <w:delText>العمليات</w:delText>
          </w:r>
        </w:del>
      </w:ins>
      <w:ins w:id="281" w:author="Maher" w:date="2026-04-24T19:00:00Z">
        <w:r>
          <w:rPr>
            <w:rFonts w:asciiTheme="majorBidi" w:hAnsiTheme="majorBidi" w:cstheme="majorBidi" w:hint="cs"/>
            <w:sz w:val="28"/>
            <w:szCs w:val="28"/>
            <w:rtl/>
          </w:rPr>
          <w:t>العمل</w:t>
        </w:r>
        <w:r w:rsidRPr="00AA5F69">
          <w:rPr>
            <w:rFonts w:asciiTheme="majorBidi" w:hAnsiTheme="majorBidi" w:cstheme="majorBidi" w:hint="eastAsia"/>
            <w:sz w:val="28"/>
            <w:szCs w:val="28"/>
            <w:rtl/>
          </w:rPr>
          <w:t>يات</w:t>
        </w:r>
      </w:ins>
      <w:ins w:id="282" w:author="BASHAR FAISAL" w:date="2026-04-19T22:08:00Z">
        <w:r w:rsidR="00CD1CB7" w:rsidRPr="00AA5F69">
          <w:rPr>
            <w:rFonts w:asciiTheme="majorBidi" w:hAnsiTheme="majorBidi" w:cstheme="majorBidi"/>
            <w:sz w:val="28"/>
            <w:szCs w:val="28"/>
            <w:rtl/>
            <w:rPrChange w:id="283" w:author="Maher" w:date="2026-04-24T00:10:00Z">
              <w:rPr>
                <w:rtl/>
              </w:rPr>
            </w:rPrChange>
          </w:rPr>
          <w:t xml:space="preserve"> في قطاع المطاعم وتوظف التقنيات الحديثة لتعزيز الكفاءة والمسؤولية المجتمعية</w:t>
        </w:r>
        <w:r w:rsidR="00CD1CB7" w:rsidRPr="00AA5F69">
          <w:rPr>
            <w:rFonts w:asciiTheme="majorBidi" w:hAnsiTheme="majorBidi" w:cstheme="majorBidi"/>
            <w:sz w:val="28"/>
            <w:szCs w:val="28"/>
            <w:rPrChange w:id="284" w:author="Maher" w:date="2026-04-24T00:10:00Z">
              <w:rPr/>
            </w:rPrChange>
          </w:rPr>
          <w:t>.</w:t>
        </w:r>
      </w:ins>
      <w:ins w:id="285" w:author="BASHAR FAISAL" w:date="2026-04-19T22:10:00Z">
        <w:r w:rsidR="0071431A" w:rsidRPr="00AA5F69">
          <w:rPr>
            <w:rFonts w:asciiTheme="majorBidi" w:hAnsiTheme="majorBidi" w:cstheme="majorBidi"/>
            <w:sz w:val="28"/>
            <w:szCs w:val="28"/>
            <w:rtl/>
          </w:rPr>
          <w:t xml:space="preserve"> </w:t>
        </w:r>
      </w:ins>
    </w:p>
    <w:p w:rsidR="004A4ACB" w:rsidRPr="00AA5F69" w:rsidRDefault="008A3690">
      <w:pPr>
        <w:pStyle w:val="a8"/>
        <w:bidi/>
        <w:jc w:val="both"/>
        <w:rPr>
          <w:ins w:id="286" w:author="BASHAR FAISAL" w:date="2026-04-19T22:28:00Z"/>
          <w:rFonts w:asciiTheme="majorBidi" w:hAnsiTheme="majorBidi" w:cstheme="majorBidi"/>
          <w:sz w:val="28"/>
          <w:szCs w:val="28"/>
          <w:rtl/>
        </w:rPr>
        <w:pPrChange w:id="287" w:author="Maher" w:date="2026-04-24T00:10:00Z">
          <w:pPr>
            <w:pStyle w:val="a8"/>
            <w:bidi/>
          </w:pPr>
        </w:pPrChange>
      </w:pPr>
      <w:ins w:id="288" w:author="Maher" w:date="2026-04-24T19:00:00Z">
        <w:r>
          <w:rPr>
            <w:rFonts w:asciiTheme="majorBidi" w:hAnsiTheme="majorBidi" w:cstheme="majorBidi" w:hint="cs"/>
            <w:sz w:val="28"/>
            <w:szCs w:val="28"/>
            <w:rtl/>
          </w:rPr>
          <w:t xml:space="preserve">      </w:t>
        </w:r>
      </w:ins>
      <w:ins w:id="289" w:author="BASHAR FAISAL" w:date="2026-04-19T22:08:00Z">
        <w:r w:rsidR="00CD1CB7" w:rsidRPr="00AA5F69">
          <w:rPr>
            <w:rFonts w:asciiTheme="majorBidi" w:hAnsiTheme="majorBidi" w:cstheme="majorBidi"/>
            <w:sz w:val="28"/>
            <w:szCs w:val="28"/>
            <w:rtl/>
            <w:rPrChange w:id="290" w:author="Maher" w:date="2026-04-24T00:10:00Z">
              <w:rPr>
                <w:rtl/>
              </w:rPr>
            </w:rPrChange>
          </w:rPr>
          <w:t>يتناول الفصل المفاهيم المرتبطة بتقنيات الرؤية الحاسوبية، ودور الذكاء الاصطناعي في تحسين الأداء وتجربة المستخدم. كما يستعرض الأدوات والتقنيات المستخدمة في بناء النظام مع توضيح مبررات اختيارها</w:t>
        </w:r>
        <w:r w:rsidR="00CD1CB7" w:rsidRPr="00AA5F69">
          <w:rPr>
            <w:rFonts w:asciiTheme="majorBidi" w:hAnsiTheme="majorBidi" w:cstheme="majorBidi"/>
            <w:sz w:val="28"/>
            <w:szCs w:val="28"/>
            <w:rPrChange w:id="291" w:author="Maher" w:date="2026-04-24T00:10:00Z">
              <w:rPr/>
            </w:rPrChange>
          </w:rPr>
          <w:t>.</w:t>
        </w:r>
      </w:ins>
      <w:ins w:id="292" w:author="BASHAR FAISAL" w:date="2026-04-19T22:10:00Z">
        <w:r w:rsidR="0071431A" w:rsidRPr="00AA5F69">
          <w:rPr>
            <w:rFonts w:asciiTheme="majorBidi" w:hAnsiTheme="majorBidi" w:cstheme="majorBidi"/>
            <w:sz w:val="28"/>
            <w:szCs w:val="28"/>
            <w:rtl/>
          </w:rPr>
          <w:t xml:space="preserve"> </w:t>
        </w:r>
      </w:ins>
    </w:p>
    <w:p w:rsidR="00CD1CB7" w:rsidRPr="00AA5F69" w:rsidRDefault="008A3690">
      <w:pPr>
        <w:pStyle w:val="a8"/>
        <w:bidi/>
        <w:jc w:val="both"/>
        <w:rPr>
          <w:ins w:id="293" w:author="BASHAR FAISAL" w:date="2026-04-19T22:08:00Z"/>
          <w:rFonts w:asciiTheme="majorBidi" w:hAnsiTheme="majorBidi" w:cstheme="majorBidi"/>
          <w:sz w:val="28"/>
          <w:szCs w:val="28"/>
          <w:rPrChange w:id="294" w:author="Maher" w:date="2026-04-24T00:10:00Z">
            <w:rPr>
              <w:ins w:id="295" w:author="BASHAR FAISAL" w:date="2026-04-19T22:08:00Z"/>
            </w:rPr>
          </w:rPrChange>
        </w:rPr>
        <w:pPrChange w:id="296" w:author="Maher" w:date="2026-04-24T00:10:00Z">
          <w:pPr>
            <w:pStyle w:val="a8"/>
          </w:pPr>
        </w:pPrChange>
      </w:pPr>
      <w:ins w:id="297" w:author="Maher" w:date="2026-04-24T19:00:00Z">
        <w:r>
          <w:rPr>
            <w:rFonts w:asciiTheme="majorBidi" w:hAnsiTheme="majorBidi" w:cstheme="majorBidi" w:hint="cs"/>
            <w:sz w:val="28"/>
            <w:szCs w:val="28"/>
            <w:rtl/>
          </w:rPr>
          <w:t xml:space="preserve">      </w:t>
        </w:r>
      </w:ins>
      <w:ins w:id="298" w:author="BASHAR FAISAL" w:date="2026-04-19T22:08:00Z">
        <w:r w:rsidR="00CD1CB7" w:rsidRPr="00AA5F69">
          <w:rPr>
            <w:rFonts w:asciiTheme="majorBidi" w:hAnsiTheme="majorBidi" w:cstheme="majorBidi"/>
            <w:sz w:val="28"/>
            <w:szCs w:val="28"/>
            <w:rtl/>
            <w:rPrChange w:id="299" w:author="Maher" w:date="2026-04-24T00:10:00Z">
              <w:rPr>
                <w:rtl/>
              </w:rPr>
            </w:rPrChange>
          </w:rPr>
          <w:t>ويختتم الفصل بمراجعة الدراسات السابقة وتحليل الفجوات في الحلول الحالية، بما يبرز دور المشروع في تقديم معالجة متكاملة تستند إلى أسس علمية وتقنية واضحة</w:t>
        </w:r>
        <w:r w:rsidR="00CD1CB7" w:rsidRPr="00AA5F69">
          <w:rPr>
            <w:rFonts w:asciiTheme="majorBidi" w:hAnsiTheme="majorBidi" w:cstheme="majorBidi"/>
            <w:sz w:val="28"/>
            <w:szCs w:val="28"/>
            <w:rPrChange w:id="300" w:author="Maher" w:date="2026-04-24T00:10:00Z">
              <w:rPr/>
            </w:rPrChange>
          </w:rPr>
          <w:t>.</w:t>
        </w:r>
      </w:ins>
    </w:p>
    <w:p w:rsidR="001D4C08" w:rsidRPr="00AA5F69" w:rsidDel="00CD1CB7" w:rsidRDefault="001D4C08" w:rsidP="008A3690">
      <w:pPr>
        <w:bidi/>
        <w:jc w:val="both"/>
        <w:rPr>
          <w:del w:id="301" w:author="BASHAR FAISAL" w:date="2026-04-19T22:08:00Z"/>
          <w:rFonts w:asciiTheme="majorBidi" w:hAnsiTheme="majorBidi" w:cstheme="majorBidi"/>
          <w:sz w:val="28"/>
          <w:szCs w:val="28"/>
          <w:rtl/>
          <w:rPrChange w:id="302" w:author="Maher" w:date="2026-04-24T00:10:00Z">
            <w:rPr>
              <w:del w:id="303" w:author="BASHAR FAISAL" w:date="2026-04-19T22:08:00Z"/>
              <w:rFonts w:ascii="Traditional Arabic" w:hAnsi="Traditional Arabic" w:cs="Traditional Arabic"/>
              <w:sz w:val="28"/>
              <w:szCs w:val="28"/>
              <w:rtl/>
            </w:rPr>
          </w:rPrChange>
        </w:rPr>
      </w:pPr>
      <w:del w:id="304" w:author="BASHAR FAISAL" w:date="2026-04-19T22:08:00Z">
        <w:r w:rsidRPr="00AA5F69" w:rsidDel="00CD1CB7">
          <w:rPr>
            <w:rFonts w:asciiTheme="majorBidi" w:hAnsiTheme="majorBidi" w:cstheme="majorBidi"/>
            <w:sz w:val="28"/>
            <w:szCs w:val="28"/>
            <w:rtl/>
            <w:rPrChange w:id="305" w:author="Maher" w:date="2026-04-24T00:10:00Z">
              <w:rPr>
                <w:rFonts w:ascii="Traditional Arabic" w:hAnsi="Traditional Arabic" w:cs="Traditional Arabic"/>
                <w:sz w:val="28"/>
                <w:szCs w:val="28"/>
                <w:rtl/>
              </w:rPr>
            </w:rPrChange>
          </w:rPr>
          <w:delText xml:space="preserve">يُعد الإطار النظري والدراسات السابقة الركيزة المعرفية والمنهجية لأي بحث أكاديمي أو مشروع تقني رصين؛ إذ لا يمكن بناء حلول تكنولوجية مبتكرة بمعزل عن التراكم المعرفي والتجارب السابقة في ذات المجال </w:delText>
        </w:r>
      </w:del>
      <w:del w:id="306" w:author="BASHAR FAISAL" w:date="2026-04-19T16:19:00Z">
        <w:r w:rsidR="00D83C89" w:rsidRPr="00AA5F69" w:rsidDel="008F4DCD">
          <w:rPr>
            <w:rFonts w:asciiTheme="majorBidi" w:hAnsiTheme="majorBidi" w:cstheme="majorBidi"/>
            <w:sz w:val="28"/>
            <w:szCs w:val="28"/>
            <w:rtl/>
            <w:rPrChange w:id="307" w:author="Maher" w:date="2026-04-24T00:10:00Z">
              <w:rPr>
                <w:rFonts w:ascii="Traditional Arabic" w:hAnsi="Traditional Arabic" w:cs="Traditional Arabic"/>
                <w:sz w:val="28"/>
                <w:szCs w:val="28"/>
                <w:rtl/>
              </w:rPr>
            </w:rPrChange>
          </w:rPr>
          <w:delText>(</w:delText>
        </w:r>
        <w:r w:rsidRPr="00AA5F69" w:rsidDel="008F4DCD">
          <w:rPr>
            <w:rFonts w:asciiTheme="majorBidi" w:hAnsiTheme="majorBidi" w:cstheme="majorBidi"/>
            <w:sz w:val="28"/>
            <w:szCs w:val="28"/>
            <w:rtl/>
            <w:rPrChange w:id="308" w:author="Maher" w:date="2026-04-24T00:10:00Z">
              <w:rPr>
                <w:rFonts w:ascii="Traditional Arabic" w:hAnsi="Traditional Arabic" w:cs="Traditional Arabic"/>
                <w:sz w:val="28"/>
                <w:szCs w:val="28"/>
                <w:rtl/>
              </w:rPr>
            </w:rPrChange>
          </w:rPr>
          <w:delText>1)</w:delText>
        </w:r>
      </w:del>
      <w:del w:id="309" w:author="BASHAR FAISAL" w:date="2026-04-19T22:08:00Z">
        <w:r w:rsidRPr="00AA5F69" w:rsidDel="00CD1CB7">
          <w:rPr>
            <w:rFonts w:asciiTheme="majorBidi" w:hAnsiTheme="majorBidi" w:cstheme="majorBidi"/>
            <w:sz w:val="28"/>
            <w:szCs w:val="28"/>
            <w:rtl/>
            <w:rPrChange w:id="310" w:author="Maher" w:date="2026-04-24T00:10:00Z">
              <w:rPr>
                <w:rFonts w:ascii="Traditional Arabic" w:hAnsi="Traditional Arabic" w:cs="Traditional Arabic"/>
                <w:sz w:val="28"/>
                <w:szCs w:val="28"/>
                <w:rtl/>
              </w:rPr>
            </w:rPrChange>
          </w:rPr>
          <w:delText>. يهدف هذا الفصل إلى تقديم تحليل معمق وشامل للخلفية العلمية والتقنية التي يستند إليها مشروع منصة "عاون"، وهي المنصة الرقمية المتكاملة المصممة لتعزيز العمليات التشغيلية في قطاع المطاعم وربطها بالمسؤولية المجتمعية عبر حلول ذكية ومبتكرة، مسترشدة بأحدث التطورات في مجالات الذكاء الاصطناعي وهندسة البرمجيات</w:delText>
        </w:r>
      </w:del>
      <w:del w:id="311" w:author="BASHAR FAISAL" w:date="2026-04-19T16:21:00Z">
        <w:r w:rsidRPr="00AA5F69" w:rsidDel="008F4DCD">
          <w:rPr>
            <w:rFonts w:asciiTheme="majorBidi" w:hAnsiTheme="majorBidi" w:cstheme="majorBidi"/>
            <w:sz w:val="28"/>
            <w:szCs w:val="28"/>
            <w:rPrChange w:id="312" w:author="Maher" w:date="2026-04-24T00:10:00Z">
              <w:rPr>
                <w:rFonts w:ascii="Traditional Arabic" w:hAnsi="Traditional Arabic" w:cs="Traditional Arabic"/>
                <w:sz w:val="28"/>
                <w:szCs w:val="28"/>
              </w:rPr>
            </w:rPrChange>
          </w:rPr>
          <w:delText xml:space="preserve"> </w:delText>
        </w:r>
        <w:r w:rsidR="00D83C89" w:rsidRPr="00AA5F69" w:rsidDel="008F4DCD">
          <w:rPr>
            <w:rFonts w:asciiTheme="majorBidi" w:hAnsiTheme="majorBidi" w:cstheme="majorBidi"/>
            <w:sz w:val="28"/>
            <w:szCs w:val="28"/>
            <w:rPrChange w:id="313" w:author="Maher" w:date="2026-04-24T00:10:00Z">
              <w:rPr>
                <w:rFonts w:ascii="Traditional Arabic" w:hAnsi="Traditional Arabic" w:cs="Traditional Arabic"/>
                <w:sz w:val="28"/>
                <w:szCs w:val="28"/>
              </w:rPr>
            </w:rPrChange>
          </w:rPr>
          <w:delText>(</w:delText>
        </w:r>
        <w:r w:rsidRPr="00AA5F69" w:rsidDel="008F4DCD">
          <w:rPr>
            <w:rFonts w:asciiTheme="majorBidi" w:hAnsiTheme="majorBidi" w:cstheme="majorBidi"/>
            <w:sz w:val="28"/>
            <w:szCs w:val="28"/>
            <w:rPrChange w:id="314" w:author="Maher" w:date="2026-04-24T00:10:00Z">
              <w:rPr>
                <w:rFonts w:ascii="Traditional Arabic" w:hAnsi="Traditional Arabic" w:cs="Traditional Arabic"/>
                <w:sz w:val="28"/>
                <w:szCs w:val="28"/>
              </w:rPr>
            </w:rPrChange>
          </w:rPr>
          <w:delText>2)</w:delText>
        </w:r>
      </w:del>
      <w:del w:id="315" w:author="BASHAR FAISAL" w:date="2026-04-19T16:18:00Z">
        <w:r w:rsidRPr="00AA5F69" w:rsidDel="008F4DCD">
          <w:rPr>
            <w:rFonts w:asciiTheme="majorBidi" w:hAnsiTheme="majorBidi" w:cstheme="majorBidi"/>
            <w:sz w:val="28"/>
            <w:szCs w:val="28"/>
            <w:rPrChange w:id="316" w:author="Maher" w:date="2026-04-24T00:10:00Z">
              <w:rPr>
                <w:rFonts w:ascii="Traditional Arabic" w:hAnsi="Traditional Arabic" w:cs="Traditional Arabic"/>
                <w:sz w:val="28"/>
                <w:szCs w:val="28"/>
              </w:rPr>
            </w:rPrChange>
          </w:rPr>
          <w:delText>.</w:delText>
        </w:r>
        <w:r w:rsidR="008F4DCD" w:rsidRPr="00AA5F69" w:rsidDel="008F4DCD">
          <w:rPr>
            <w:rFonts w:asciiTheme="majorBidi" w:hAnsiTheme="majorBidi" w:cstheme="majorBidi" w:hint="eastAsia"/>
            <w:sz w:val="28"/>
            <w:szCs w:val="28"/>
            <w:rtl/>
            <w:rPrChange w:id="317" w:author="Maher" w:date="2026-04-24T00:10:00Z">
              <w:rPr>
                <w:rFonts w:ascii="Traditional Arabic" w:hAnsi="Traditional Arabic" w:cs="Traditional Arabic" w:hint="eastAsia"/>
                <w:sz w:val="28"/>
                <w:szCs w:val="28"/>
                <w:rtl/>
              </w:rPr>
            </w:rPrChange>
          </w:rPr>
          <w:delText>دج</w:delText>
        </w:r>
      </w:del>
    </w:p>
    <w:p w:rsidR="001D4C08" w:rsidRPr="00AA5F69" w:rsidDel="00CD1CB7" w:rsidRDefault="001D4C08" w:rsidP="005F6ECA">
      <w:pPr>
        <w:bidi/>
        <w:jc w:val="both"/>
        <w:rPr>
          <w:del w:id="318" w:author="BASHAR FAISAL" w:date="2026-04-19T22:08:00Z"/>
          <w:rFonts w:asciiTheme="majorBidi" w:hAnsiTheme="majorBidi" w:cstheme="majorBidi"/>
          <w:sz w:val="28"/>
          <w:szCs w:val="28"/>
          <w:rPrChange w:id="319" w:author="Maher" w:date="2026-04-24T00:10:00Z">
            <w:rPr>
              <w:del w:id="320" w:author="BASHAR FAISAL" w:date="2026-04-19T22:08:00Z"/>
              <w:rFonts w:ascii="Traditional Arabic" w:hAnsi="Traditional Arabic" w:cs="Traditional Arabic"/>
              <w:sz w:val="28"/>
              <w:szCs w:val="28"/>
            </w:rPr>
          </w:rPrChange>
        </w:rPr>
      </w:pPr>
      <w:del w:id="321" w:author="BASHAR FAISAL" w:date="2026-04-19T22:08:00Z">
        <w:r w:rsidRPr="00AA5F69" w:rsidDel="00CD1CB7">
          <w:rPr>
            <w:rFonts w:asciiTheme="majorBidi" w:hAnsiTheme="majorBidi" w:cstheme="majorBidi"/>
            <w:sz w:val="28"/>
            <w:szCs w:val="28"/>
            <w:rtl/>
            <w:rPrChange w:id="322" w:author="Maher" w:date="2026-04-24T00:10:00Z">
              <w:rPr>
                <w:rFonts w:ascii="Traditional Arabic" w:hAnsi="Traditional Arabic" w:cs="Traditional Arabic"/>
                <w:sz w:val="28"/>
                <w:szCs w:val="28"/>
                <w:rtl/>
              </w:rPr>
            </w:rPrChange>
          </w:rPr>
          <w:delText xml:space="preserve">تتسم المشكلات التي يسعى هذا المشروع لمعالجتها بتعدد أبعادها وتعقيدها؛ فهي لا تقتصر على الجانب التقني البحت المتمثل في تطوير تطبيقات برمجية، بل تمتد لتشمل أبعاداً اقتصادية تتعلق بكفاءة إدارة الموارد المحدودة وتقليل الفاقد المالي، وأبعاداً اجتماعية ترتبط بتعزيز روح التكافل والحد من ظاهرة هدر الطعام التي تؤرق المجتمعات المعاصرة </w:delText>
        </w:r>
      </w:del>
      <w:del w:id="323" w:author="BASHAR FAISAL" w:date="2026-04-19T16:22:00Z">
        <w:r w:rsidR="00D83C89" w:rsidRPr="00AA5F69" w:rsidDel="008F4DCD">
          <w:rPr>
            <w:rFonts w:asciiTheme="majorBidi" w:hAnsiTheme="majorBidi" w:cstheme="majorBidi"/>
            <w:sz w:val="28"/>
            <w:szCs w:val="28"/>
            <w:rtl/>
            <w:rPrChange w:id="324" w:author="Maher" w:date="2026-04-24T00:10:00Z">
              <w:rPr>
                <w:rFonts w:ascii="Traditional Arabic" w:hAnsi="Traditional Arabic" w:cs="Traditional Arabic"/>
                <w:sz w:val="28"/>
                <w:szCs w:val="28"/>
                <w:rtl/>
              </w:rPr>
            </w:rPrChange>
          </w:rPr>
          <w:delText>(</w:delText>
        </w:r>
        <w:r w:rsidRPr="00AA5F69" w:rsidDel="008F4DCD">
          <w:rPr>
            <w:rFonts w:asciiTheme="majorBidi" w:hAnsiTheme="majorBidi" w:cstheme="majorBidi"/>
            <w:sz w:val="28"/>
            <w:szCs w:val="28"/>
            <w:rtl/>
            <w:rPrChange w:id="325" w:author="Maher" w:date="2026-04-24T00:10:00Z">
              <w:rPr>
                <w:rFonts w:ascii="Traditional Arabic" w:hAnsi="Traditional Arabic" w:cs="Traditional Arabic"/>
                <w:sz w:val="28"/>
                <w:szCs w:val="28"/>
                <w:rtl/>
              </w:rPr>
            </w:rPrChange>
          </w:rPr>
          <w:delText>3)</w:delText>
        </w:r>
      </w:del>
      <w:del w:id="326" w:author="BASHAR FAISAL" w:date="2026-04-19T22:08:00Z">
        <w:r w:rsidRPr="00AA5F69" w:rsidDel="00CD1CB7">
          <w:rPr>
            <w:rFonts w:asciiTheme="majorBidi" w:hAnsiTheme="majorBidi" w:cstheme="majorBidi"/>
            <w:sz w:val="28"/>
            <w:szCs w:val="28"/>
            <w:rtl/>
            <w:rPrChange w:id="327" w:author="Maher" w:date="2026-04-24T00:10:00Z">
              <w:rPr>
                <w:rFonts w:ascii="Traditional Arabic" w:hAnsi="Traditional Arabic" w:cs="Traditional Arabic"/>
                <w:sz w:val="28"/>
                <w:szCs w:val="28"/>
                <w:rtl/>
              </w:rPr>
            </w:rPrChange>
          </w:rPr>
          <w:delText>. ومن هذا المنطلق، يستعرض هذا الفصل المفاهيم الأساسية المرتبطة بأنظمة إدارة المطاعم</w:delText>
        </w:r>
        <w:r w:rsidRPr="00AA5F69" w:rsidDel="00CD1CB7">
          <w:rPr>
            <w:rFonts w:asciiTheme="majorBidi" w:hAnsiTheme="majorBidi" w:cstheme="majorBidi"/>
            <w:sz w:val="28"/>
            <w:szCs w:val="28"/>
            <w:rPrChange w:id="328" w:author="Maher" w:date="2026-04-24T00:10:00Z">
              <w:rPr>
                <w:rFonts w:ascii="Traditional Arabic" w:hAnsi="Traditional Arabic" w:cs="Traditional Arabic"/>
                <w:sz w:val="28"/>
                <w:szCs w:val="28"/>
              </w:rPr>
            </w:rPrChange>
          </w:rPr>
          <w:delText xml:space="preserve"> (RMS)</w:delText>
        </w:r>
        <w:r w:rsidRPr="00AA5F69" w:rsidDel="00CD1CB7">
          <w:rPr>
            <w:rFonts w:asciiTheme="majorBidi" w:hAnsiTheme="majorBidi" w:cstheme="majorBidi"/>
            <w:sz w:val="28"/>
            <w:szCs w:val="28"/>
            <w:rtl/>
            <w:rPrChange w:id="329" w:author="Maher" w:date="2026-04-24T00:10:00Z">
              <w:rPr>
                <w:rFonts w:ascii="Traditional Arabic" w:hAnsi="Traditional Arabic" w:cs="Traditional Arabic"/>
                <w:sz w:val="28"/>
                <w:szCs w:val="28"/>
                <w:rtl/>
              </w:rPr>
            </w:rPrChange>
          </w:rPr>
          <w:delText>، وتطبيقات الرؤية الحاسوبية</w:delText>
        </w:r>
        <w:r w:rsidRPr="00AA5F69" w:rsidDel="00CD1CB7">
          <w:rPr>
            <w:rFonts w:asciiTheme="majorBidi" w:hAnsiTheme="majorBidi" w:cstheme="majorBidi"/>
            <w:sz w:val="28"/>
            <w:szCs w:val="28"/>
            <w:rPrChange w:id="330" w:author="Maher" w:date="2026-04-24T00:10:00Z">
              <w:rPr>
                <w:rFonts w:ascii="Traditional Arabic" w:hAnsi="Traditional Arabic" w:cs="Traditional Arabic"/>
                <w:sz w:val="28"/>
                <w:szCs w:val="28"/>
              </w:rPr>
            </w:rPrChange>
          </w:rPr>
          <w:delText xml:space="preserve"> (Computer Vision) </w:delText>
        </w:r>
        <w:r w:rsidRPr="00AA5F69" w:rsidDel="00CD1CB7">
          <w:rPr>
            <w:rFonts w:asciiTheme="majorBidi" w:hAnsiTheme="majorBidi" w:cstheme="majorBidi"/>
            <w:sz w:val="28"/>
            <w:szCs w:val="28"/>
            <w:rtl/>
            <w:rPrChange w:id="331" w:author="Maher" w:date="2026-04-24T00:10:00Z">
              <w:rPr>
                <w:rFonts w:ascii="Traditional Arabic" w:hAnsi="Traditional Arabic" w:cs="Traditional Arabic"/>
                <w:sz w:val="28"/>
                <w:szCs w:val="28"/>
                <w:rtl/>
              </w:rPr>
            </w:rPrChange>
          </w:rPr>
          <w:delText>في بيئات العمل الحية، ودور الذكاء الاصطناعي في تحسين تجربة المستخدم عبر أنظمة التوصية وتقنيات المحادثة الذكية المعتمدة على نماذج اللغة الكبيرة</w:delText>
        </w:r>
      </w:del>
      <w:del w:id="332" w:author="BASHAR FAISAL" w:date="2026-04-19T16:23:00Z">
        <w:r w:rsidRPr="00AA5F69" w:rsidDel="00CD3621">
          <w:rPr>
            <w:rFonts w:asciiTheme="majorBidi" w:hAnsiTheme="majorBidi" w:cstheme="majorBidi"/>
            <w:sz w:val="28"/>
            <w:szCs w:val="28"/>
            <w:rPrChange w:id="333" w:author="Maher" w:date="2026-04-24T00:10:00Z">
              <w:rPr>
                <w:rFonts w:ascii="Traditional Arabic" w:hAnsi="Traditional Arabic" w:cs="Traditional Arabic"/>
                <w:sz w:val="28"/>
                <w:szCs w:val="28"/>
              </w:rPr>
            </w:rPrChange>
          </w:rPr>
          <w:delText xml:space="preserve"> </w:delText>
        </w:r>
        <w:r w:rsidR="00D83C89" w:rsidRPr="00AA5F69" w:rsidDel="00CD3621">
          <w:rPr>
            <w:rFonts w:asciiTheme="majorBidi" w:hAnsiTheme="majorBidi" w:cstheme="majorBidi"/>
            <w:sz w:val="28"/>
            <w:szCs w:val="28"/>
            <w:rPrChange w:id="334" w:author="Maher" w:date="2026-04-24T00:10:00Z">
              <w:rPr>
                <w:rFonts w:ascii="Traditional Arabic" w:hAnsi="Traditional Arabic" w:cs="Traditional Arabic"/>
                <w:sz w:val="28"/>
                <w:szCs w:val="28"/>
              </w:rPr>
            </w:rPrChange>
          </w:rPr>
          <w:delText>(</w:delText>
        </w:r>
        <w:r w:rsidRPr="00AA5F69" w:rsidDel="00CD3621">
          <w:rPr>
            <w:rFonts w:asciiTheme="majorBidi" w:hAnsiTheme="majorBidi" w:cstheme="majorBidi"/>
            <w:sz w:val="28"/>
            <w:szCs w:val="28"/>
            <w:rPrChange w:id="335" w:author="Maher" w:date="2026-04-24T00:10:00Z">
              <w:rPr>
                <w:rFonts w:ascii="Traditional Arabic" w:hAnsi="Traditional Arabic" w:cs="Traditional Arabic"/>
                <w:sz w:val="28"/>
                <w:szCs w:val="28"/>
              </w:rPr>
            </w:rPrChange>
          </w:rPr>
          <w:delText>4).</w:delText>
        </w:r>
      </w:del>
    </w:p>
    <w:p w:rsidR="001D4C08" w:rsidRPr="00AA5F69" w:rsidDel="00CD1CB7" w:rsidRDefault="001D4C08" w:rsidP="008779A9">
      <w:pPr>
        <w:bidi/>
        <w:jc w:val="both"/>
        <w:rPr>
          <w:del w:id="336" w:author="BASHAR FAISAL" w:date="2026-04-19T22:08:00Z"/>
          <w:rFonts w:asciiTheme="majorBidi" w:hAnsiTheme="majorBidi" w:cstheme="majorBidi"/>
          <w:sz w:val="28"/>
          <w:szCs w:val="28"/>
          <w:rtl/>
          <w:rPrChange w:id="337" w:author="Maher" w:date="2026-04-24T00:10:00Z">
            <w:rPr>
              <w:del w:id="338" w:author="BASHAR FAISAL" w:date="2026-04-19T22:08:00Z"/>
              <w:rFonts w:ascii="Traditional Arabic" w:hAnsi="Traditional Arabic" w:cs="Traditional Arabic"/>
              <w:sz w:val="28"/>
              <w:szCs w:val="28"/>
              <w:rtl/>
            </w:rPr>
          </w:rPrChange>
        </w:rPr>
      </w:pPr>
      <w:del w:id="339" w:author="BASHAR FAISAL" w:date="2026-04-19T22:08:00Z">
        <w:r w:rsidRPr="00AA5F69" w:rsidDel="00CD1CB7">
          <w:rPr>
            <w:rFonts w:asciiTheme="majorBidi" w:hAnsiTheme="majorBidi" w:cstheme="majorBidi"/>
            <w:sz w:val="28"/>
            <w:szCs w:val="28"/>
            <w:rtl/>
            <w:rPrChange w:id="340" w:author="Maher" w:date="2026-04-24T00:10:00Z">
              <w:rPr>
                <w:rFonts w:ascii="Traditional Arabic" w:hAnsi="Traditional Arabic" w:cs="Traditional Arabic"/>
                <w:sz w:val="28"/>
                <w:szCs w:val="28"/>
                <w:rtl/>
              </w:rPr>
            </w:rPrChange>
          </w:rPr>
          <w:delText>علاوة على ذلك، يسلط الفصل الضوء على الأدوات البرمجية والتقنيات المتقدمة المستخدمة في بناء النظام، موضحاً المبررات العلمية والتقنية وراء اختيار كل منها لضمان بناء نظام قوي، آمن، وقابل للتوسع لمواجهة الطلب المتزايد</w:delText>
        </w:r>
      </w:del>
      <w:del w:id="341" w:author="BASHAR FAISAL" w:date="2026-04-19T16:24:00Z">
        <w:r w:rsidRPr="00AA5F69" w:rsidDel="00CD3621">
          <w:rPr>
            <w:rFonts w:asciiTheme="majorBidi" w:hAnsiTheme="majorBidi" w:cstheme="majorBidi"/>
            <w:sz w:val="28"/>
            <w:szCs w:val="28"/>
            <w:rtl/>
            <w:rPrChange w:id="342" w:author="Maher" w:date="2026-04-24T00:10:00Z">
              <w:rPr>
                <w:rFonts w:ascii="Traditional Arabic" w:hAnsi="Traditional Arabic" w:cs="Traditional Arabic"/>
                <w:sz w:val="28"/>
                <w:szCs w:val="28"/>
                <w:rtl/>
              </w:rPr>
            </w:rPrChange>
          </w:rPr>
          <w:delText xml:space="preserve"> </w:delText>
        </w:r>
        <w:r w:rsidR="00D83C89" w:rsidRPr="00AA5F69" w:rsidDel="00CD3621">
          <w:rPr>
            <w:rFonts w:asciiTheme="majorBidi" w:hAnsiTheme="majorBidi" w:cstheme="majorBidi"/>
            <w:sz w:val="28"/>
            <w:szCs w:val="28"/>
            <w:rtl/>
            <w:rPrChange w:id="343" w:author="Maher" w:date="2026-04-24T00:10:00Z">
              <w:rPr>
                <w:rFonts w:ascii="Traditional Arabic" w:hAnsi="Traditional Arabic" w:cs="Traditional Arabic"/>
                <w:sz w:val="28"/>
                <w:szCs w:val="28"/>
                <w:rtl/>
              </w:rPr>
            </w:rPrChange>
          </w:rPr>
          <w:delText>(</w:delText>
        </w:r>
        <w:r w:rsidRPr="00AA5F69" w:rsidDel="00CD3621">
          <w:rPr>
            <w:rFonts w:asciiTheme="majorBidi" w:hAnsiTheme="majorBidi" w:cstheme="majorBidi"/>
            <w:sz w:val="28"/>
            <w:szCs w:val="28"/>
            <w:rtl/>
            <w:rPrChange w:id="344" w:author="Maher" w:date="2026-04-24T00:10:00Z">
              <w:rPr>
                <w:rFonts w:ascii="Traditional Arabic" w:hAnsi="Traditional Arabic" w:cs="Traditional Arabic"/>
                <w:sz w:val="28"/>
                <w:szCs w:val="28"/>
                <w:rtl/>
              </w:rPr>
            </w:rPrChange>
          </w:rPr>
          <w:delText>5)</w:delText>
        </w:r>
      </w:del>
      <w:del w:id="345" w:author="BASHAR FAISAL" w:date="2026-04-19T22:08:00Z">
        <w:r w:rsidRPr="00AA5F69" w:rsidDel="00CD1CB7">
          <w:rPr>
            <w:rFonts w:asciiTheme="majorBidi" w:hAnsiTheme="majorBidi" w:cstheme="majorBidi"/>
            <w:sz w:val="28"/>
            <w:szCs w:val="28"/>
            <w:rtl/>
            <w:rPrChange w:id="346" w:author="Maher" w:date="2026-04-24T00:10:00Z">
              <w:rPr>
                <w:rFonts w:ascii="Traditional Arabic" w:hAnsi="Traditional Arabic" w:cs="Traditional Arabic"/>
                <w:sz w:val="28"/>
                <w:szCs w:val="28"/>
                <w:rtl/>
              </w:rPr>
            </w:rPrChange>
          </w:rPr>
          <w:delText>. وفي الختام، يقدم الفصل مراجعة نقدية للدراسات السابقة والمبادرات العربية والعالمية ذات الصلة، مع التركيز على تحليل نماذج العمل الحالية وتحديد الفجوة البحثية والتقنية التي تسعى منصة "عاون" لسدها، مما يبرز القيمة المضافة والمساهمة النوعية لهذا المشروع في المجالات التقنية والمجتمعية على حد سواء، بما يتماشى مع رؤى التحول الرقمي والتنمية المستدامة</w:delText>
        </w:r>
        <w:r w:rsidRPr="00AA5F69" w:rsidDel="00CD1CB7">
          <w:rPr>
            <w:rFonts w:asciiTheme="majorBidi" w:hAnsiTheme="majorBidi" w:cstheme="majorBidi"/>
            <w:sz w:val="28"/>
            <w:szCs w:val="28"/>
            <w:rPrChange w:id="347" w:author="Maher" w:date="2026-04-24T00:10:00Z">
              <w:rPr>
                <w:rFonts w:ascii="Traditional Arabic" w:hAnsi="Traditional Arabic" w:cs="Traditional Arabic"/>
                <w:sz w:val="28"/>
                <w:szCs w:val="28"/>
              </w:rPr>
            </w:rPrChange>
          </w:rPr>
          <w:delText xml:space="preserve"> </w:delText>
        </w:r>
      </w:del>
      <w:del w:id="348" w:author="BASHAR FAISAL" w:date="2026-04-19T16:24:00Z">
        <w:r w:rsidR="00D83C89" w:rsidRPr="00AA5F69" w:rsidDel="00CD3621">
          <w:rPr>
            <w:rFonts w:asciiTheme="majorBidi" w:hAnsiTheme="majorBidi" w:cstheme="majorBidi"/>
            <w:sz w:val="28"/>
            <w:szCs w:val="28"/>
            <w:rPrChange w:id="349" w:author="Maher" w:date="2026-04-24T00:10:00Z">
              <w:rPr>
                <w:rFonts w:ascii="Traditional Arabic" w:hAnsi="Traditional Arabic" w:cs="Traditional Arabic"/>
                <w:sz w:val="28"/>
                <w:szCs w:val="28"/>
              </w:rPr>
            </w:rPrChange>
          </w:rPr>
          <w:delText>(</w:delText>
        </w:r>
        <w:r w:rsidRPr="00AA5F69" w:rsidDel="00CD3621">
          <w:rPr>
            <w:rFonts w:asciiTheme="majorBidi" w:hAnsiTheme="majorBidi" w:cstheme="majorBidi"/>
            <w:sz w:val="28"/>
            <w:szCs w:val="28"/>
            <w:rPrChange w:id="350" w:author="Maher" w:date="2026-04-24T00:10:00Z">
              <w:rPr>
                <w:rFonts w:ascii="Traditional Arabic" w:hAnsi="Traditional Arabic" w:cs="Traditional Arabic"/>
                <w:sz w:val="28"/>
                <w:szCs w:val="28"/>
              </w:rPr>
            </w:rPrChange>
          </w:rPr>
          <w:delText>6).</w:delText>
        </w:r>
      </w:del>
    </w:p>
    <w:p w:rsidR="001D4C08" w:rsidRPr="00AA5F69" w:rsidDel="008502DD" w:rsidRDefault="001D4C08" w:rsidP="008779A9">
      <w:pPr>
        <w:bidi/>
        <w:jc w:val="both"/>
        <w:rPr>
          <w:del w:id="351" w:author="BASHAR FAISAL" w:date="2026-04-19T17:21:00Z"/>
          <w:rFonts w:asciiTheme="majorBidi" w:hAnsiTheme="majorBidi" w:cstheme="majorBidi"/>
          <w:b/>
          <w:bCs/>
          <w:sz w:val="28"/>
          <w:szCs w:val="28"/>
          <w:rtl/>
          <w:rPrChange w:id="352" w:author="Maher" w:date="2026-04-24T00:10:00Z">
            <w:rPr>
              <w:del w:id="353" w:author="BASHAR FAISAL" w:date="2026-04-19T17:21:00Z"/>
              <w:rFonts w:ascii="Traditional Arabic" w:hAnsi="Traditional Arabic" w:cs="Traditional Arabic"/>
              <w:b/>
              <w:bCs/>
              <w:sz w:val="28"/>
              <w:szCs w:val="28"/>
              <w:rtl/>
            </w:rPr>
          </w:rPrChange>
        </w:rPr>
      </w:pPr>
      <w:r w:rsidRPr="00AA5F69">
        <w:rPr>
          <w:rFonts w:asciiTheme="majorBidi" w:hAnsiTheme="majorBidi" w:cstheme="majorBidi"/>
          <w:sz w:val="28"/>
          <w:szCs w:val="28"/>
          <w:rPrChange w:id="354" w:author="Maher" w:date="2026-04-24T00:10:00Z">
            <w:rPr>
              <w:rFonts w:ascii="Traditional Arabic" w:hAnsi="Traditional Arabic" w:cs="Traditional Arabic"/>
              <w:sz w:val="28"/>
              <w:szCs w:val="28"/>
            </w:rPr>
          </w:rPrChange>
        </w:rPr>
        <w:t xml:space="preserve"> </w:t>
      </w:r>
      <w:r w:rsidRPr="00AA5F69">
        <w:rPr>
          <w:rFonts w:asciiTheme="majorBidi" w:hAnsiTheme="majorBidi" w:cstheme="majorBidi"/>
          <w:b/>
          <w:bCs/>
          <w:sz w:val="28"/>
          <w:szCs w:val="28"/>
          <w:rPrChange w:id="355" w:author="Maher" w:date="2026-04-24T00:10:00Z">
            <w:rPr>
              <w:rFonts w:ascii="Traditional Arabic" w:hAnsi="Traditional Arabic" w:cs="Traditional Arabic"/>
              <w:b/>
              <w:bCs/>
              <w:sz w:val="28"/>
              <w:szCs w:val="28"/>
            </w:rPr>
          </w:rPrChange>
        </w:rPr>
        <w:t>2</w:t>
      </w:r>
      <w:r w:rsidRPr="00AA5F69">
        <w:rPr>
          <w:rFonts w:asciiTheme="majorBidi" w:hAnsiTheme="majorBidi" w:cstheme="majorBidi"/>
          <w:sz w:val="28"/>
          <w:szCs w:val="28"/>
          <w:rPrChange w:id="356" w:author="Maher" w:date="2026-04-24T00:10:00Z">
            <w:rPr>
              <w:rFonts w:ascii="Traditional Arabic" w:hAnsi="Traditional Arabic" w:cs="Traditional Arabic"/>
              <w:sz w:val="28"/>
              <w:szCs w:val="28"/>
            </w:rPr>
          </w:rPrChange>
        </w:rPr>
        <w:t>.</w:t>
      </w:r>
      <w:r w:rsidRPr="00AA5F69">
        <w:rPr>
          <w:rFonts w:asciiTheme="majorBidi" w:hAnsiTheme="majorBidi" w:cstheme="majorBidi"/>
          <w:b/>
          <w:bCs/>
          <w:sz w:val="28"/>
          <w:szCs w:val="28"/>
          <w:rPrChange w:id="357" w:author="Maher" w:date="2026-04-24T00:10:00Z">
            <w:rPr>
              <w:rFonts w:ascii="Traditional Arabic" w:hAnsi="Traditional Arabic" w:cs="Traditional Arabic"/>
              <w:b/>
              <w:bCs/>
              <w:sz w:val="28"/>
              <w:szCs w:val="28"/>
            </w:rPr>
          </w:rPrChange>
        </w:rPr>
        <w:t>2</w:t>
      </w:r>
      <w:del w:id="358" w:author="Maher" w:date="2026-04-24T00:06:00Z">
        <w:r w:rsidRPr="00AA5F69" w:rsidDel="00381551">
          <w:rPr>
            <w:rFonts w:asciiTheme="majorBidi" w:hAnsiTheme="majorBidi" w:cstheme="majorBidi"/>
            <w:b/>
            <w:bCs/>
            <w:sz w:val="28"/>
            <w:szCs w:val="28"/>
            <w:rPrChange w:id="359" w:author="Maher" w:date="2026-04-24T00:10:00Z">
              <w:rPr>
                <w:rFonts w:ascii="Traditional Arabic" w:hAnsi="Traditional Arabic" w:cs="Traditional Arabic"/>
                <w:b/>
                <w:bCs/>
                <w:sz w:val="28"/>
                <w:szCs w:val="28"/>
              </w:rPr>
            </w:rPrChange>
          </w:rPr>
          <w:delText xml:space="preserve"> </w:delText>
        </w:r>
      </w:del>
      <w:del w:id="360" w:author="BASHAR FAISAL" w:date="2026-04-19T17:21:00Z">
        <w:r w:rsidRPr="00AA5F69" w:rsidDel="008502DD">
          <w:rPr>
            <w:rFonts w:asciiTheme="majorBidi" w:hAnsiTheme="majorBidi" w:cstheme="majorBidi"/>
            <w:b/>
            <w:bCs/>
            <w:sz w:val="28"/>
            <w:szCs w:val="28"/>
            <w:rtl/>
            <w:rPrChange w:id="361" w:author="Maher" w:date="2026-04-24T00:10:00Z">
              <w:rPr>
                <w:rFonts w:ascii="Traditional Arabic" w:hAnsi="Traditional Arabic" w:cs="Traditional Arabic"/>
                <w:b/>
                <w:bCs/>
                <w:sz w:val="28"/>
                <w:szCs w:val="28"/>
                <w:rtl/>
              </w:rPr>
            </w:rPrChange>
          </w:rPr>
          <w:delText>نبذة عن منصة عاون</w:delText>
        </w:r>
        <w:r w:rsidRPr="00AA5F69" w:rsidDel="008502DD">
          <w:rPr>
            <w:rFonts w:asciiTheme="majorBidi" w:hAnsiTheme="majorBidi" w:cstheme="majorBidi"/>
            <w:b/>
            <w:bCs/>
            <w:sz w:val="28"/>
            <w:szCs w:val="28"/>
            <w:rPrChange w:id="362" w:author="Maher" w:date="2026-04-24T00:10:00Z">
              <w:rPr>
                <w:rFonts w:ascii="Traditional Arabic" w:hAnsi="Traditional Arabic" w:cs="Traditional Arabic"/>
                <w:b/>
                <w:bCs/>
                <w:sz w:val="28"/>
                <w:szCs w:val="28"/>
              </w:rPr>
            </w:rPrChange>
          </w:rPr>
          <w:delText xml:space="preserve"> (Overview of Aoun Platform)</w:delText>
        </w:r>
      </w:del>
    </w:p>
    <w:p w:rsidR="001D4C08" w:rsidRPr="00AA5F69" w:rsidDel="008502DD" w:rsidRDefault="001D4C08">
      <w:pPr>
        <w:bidi/>
        <w:jc w:val="both"/>
        <w:rPr>
          <w:del w:id="363" w:author="BASHAR FAISAL" w:date="2026-04-19T17:21:00Z"/>
          <w:rFonts w:asciiTheme="majorBidi" w:hAnsiTheme="majorBidi" w:cstheme="majorBidi"/>
          <w:sz w:val="28"/>
          <w:szCs w:val="28"/>
          <w:rtl/>
          <w:rPrChange w:id="364" w:author="Maher" w:date="2026-04-24T00:10:00Z">
            <w:rPr>
              <w:del w:id="365" w:author="BASHAR FAISAL" w:date="2026-04-19T17:21:00Z"/>
              <w:rFonts w:ascii="Traditional Arabic" w:hAnsi="Traditional Arabic" w:cs="Traditional Arabic"/>
              <w:sz w:val="28"/>
              <w:szCs w:val="28"/>
              <w:rtl/>
            </w:rPr>
          </w:rPrChange>
        </w:rPr>
        <w:pPrChange w:id="366" w:author="Maher" w:date="2026-04-24T00:10:00Z">
          <w:pPr>
            <w:bidi/>
            <w:jc w:val="both"/>
          </w:pPr>
        </w:pPrChange>
      </w:pPr>
      <w:del w:id="367" w:author="BASHAR FAISAL" w:date="2026-04-19T17:21:00Z">
        <w:r w:rsidRPr="00AA5F69" w:rsidDel="008502DD">
          <w:rPr>
            <w:rFonts w:asciiTheme="majorBidi" w:hAnsiTheme="majorBidi" w:cstheme="majorBidi"/>
            <w:sz w:val="28"/>
            <w:szCs w:val="28"/>
            <w:rtl/>
            <w:rPrChange w:id="368" w:author="Maher" w:date="2026-04-24T00:10:00Z">
              <w:rPr>
                <w:rFonts w:ascii="Traditional Arabic" w:hAnsi="Traditional Arabic" w:cs="Traditional Arabic"/>
                <w:sz w:val="28"/>
                <w:szCs w:val="28"/>
                <w:rtl/>
              </w:rPr>
            </w:rPrChange>
          </w:rPr>
          <w:delText>تعتبر منصة "عاون" نموذجاً متطوراً للنظم التكنولوجية الهجينة التي تدمج بين كفاءة الإدارة التجارية والالتزام بالمسؤولية المجتمعية العميقة</w:delText>
        </w:r>
      </w:del>
      <w:del w:id="369" w:author="BASHAR FAISAL" w:date="2026-04-19T16:24:00Z">
        <w:r w:rsidRPr="00AA5F69" w:rsidDel="00CD3621">
          <w:rPr>
            <w:rFonts w:asciiTheme="majorBidi" w:hAnsiTheme="majorBidi" w:cstheme="majorBidi"/>
            <w:sz w:val="28"/>
            <w:szCs w:val="28"/>
            <w:rtl/>
            <w:rPrChange w:id="370" w:author="Maher" w:date="2026-04-24T00:10:00Z">
              <w:rPr>
                <w:rFonts w:ascii="Traditional Arabic" w:hAnsi="Traditional Arabic" w:cs="Traditional Arabic"/>
                <w:sz w:val="28"/>
                <w:szCs w:val="28"/>
                <w:rtl/>
              </w:rPr>
            </w:rPrChange>
          </w:rPr>
          <w:delText xml:space="preserve"> </w:delText>
        </w:r>
        <w:r w:rsidR="00D83C89" w:rsidRPr="00AA5F69" w:rsidDel="00CD3621">
          <w:rPr>
            <w:rFonts w:asciiTheme="majorBidi" w:hAnsiTheme="majorBidi" w:cstheme="majorBidi"/>
            <w:sz w:val="28"/>
            <w:szCs w:val="28"/>
            <w:rtl/>
            <w:rPrChange w:id="371" w:author="Maher" w:date="2026-04-24T00:10:00Z">
              <w:rPr>
                <w:rFonts w:ascii="Traditional Arabic" w:hAnsi="Traditional Arabic" w:cs="Traditional Arabic"/>
                <w:sz w:val="28"/>
                <w:szCs w:val="28"/>
                <w:rtl/>
              </w:rPr>
            </w:rPrChange>
          </w:rPr>
          <w:delText>(</w:delText>
        </w:r>
        <w:r w:rsidRPr="00AA5F69" w:rsidDel="00CD3621">
          <w:rPr>
            <w:rFonts w:asciiTheme="majorBidi" w:hAnsiTheme="majorBidi" w:cstheme="majorBidi"/>
            <w:sz w:val="28"/>
            <w:szCs w:val="28"/>
            <w:rtl/>
            <w:rPrChange w:id="372" w:author="Maher" w:date="2026-04-24T00:10:00Z">
              <w:rPr>
                <w:rFonts w:ascii="Traditional Arabic" w:hAnsi="Traditional Arabic" w:cs="Traditional Arabic"/>
                <w:sz w:val="28"/>
                <w:szCs w:val="28"/>
                <w:rtl/>
              </w:rPr>
            </w:rPrChange>
          </w:rPr>
          <w:delText>7)</w:delText>
        </w:r>
      </w:del>
      <w:del w:id="373" w:author="BASHAR FAISAL" w:date="2026-04-19T17:21:00Z">
        <w:r w:rsidRPr="00AA5F69" w:rsidDel="008502DD">
          <w:rPr>
            <w:rFonts w:asciiTheme="majorBidi" w:hAnsiTheme="majorBidi" w:cstheme="majorBidi"/>
            <w:sz w:val="28"/>
            <w:szCs w:val="28"/>
            <w:rtl/>
            <w:rPrChange w:id="374" w:author="Maher" w:date="2026-04-24T00:10:00Z">
              <w:rPr>
                <w:rFonts w:ascii="Traditional Arabic" w:hAnsi="Traditional Arabic" w:cs="Traditional Arabic"/>
                <w:sz w:val="28"/>
                <w:szCs w:val="28"/>
                <w:rtl/>
              </w:rPr>
            </w:rPrChange>
          </w:rPr>
          <w:delText>. صُممت المنصة لتكون حلاً متكاملاً يهدف إلى إحداث نقلة نوعية في كيفية إدارة المطاعم لعملياتها اليومية، مع تفعيل دورها في خدمة المجتمع من خلال إدارة فائض الطعام وتوجيهه لمستحقيه بطريقة رقمية موثقة، آمنة، وتتسم بالشفافية الكاملة</w:delText>
        </w:r>
        <w:r w:rsidRPr="00AA5F69" w:rsidDel="008502DD">
          <w:rPr>
            <w:rFonts w:asciiTheme="majorBidi" w:hAnsiTheme="majorBidi" w:cstheme="majorBidi"/>
            <w:sz w:val="28"/>
            <w:szCs w:val="28"/>
            <w:rPrChange w:id="375" w:author="Maher" w:date="2026-04-24T00:10:00Z">
              <w:rPr>
                <w:rFonts w:ascii="Traditional Arabic" w:hAnsi="Traditional Arabic" w:cs="Traditional Arabic"/>
                <w:sz w:val="28"/>
                <w:szCs w:val="28"/>
              </w:rPr>
            </w:rPrChange>
          </w:rPr>
          <w:delText xml:space="preserve"> </w:delText>
        </w:r>
      </w:del>
      <w:del w:id="376" w:author="BASHAR FAISAL" w:date="2026-04-19T16:24:00Z">
        <w:r w:rsidR="00D83C89" w:rsidRPr="00AA5F69" w:rsidDel="00CD3621">
          <w:rPr>
            <w:rFonts w:asciiTheme="majorBidi" w:hAnsiTheme="majorBidi" w:cstheme="majorBidi"/>
            <w:sz w:val="28"/>
            <w:szCs w:val="28"/>
            <w:rPrChange w:id="377" w:author="Maher" w:date="2026-04-24T00:10:00Z">
              <w:rPr>
                <w:rFonts w:ascii="Traditional Arabic" w:hAnsi="Traditional Arabic" w:cs="Traditional Arabic"/>
                <w:sz w:val="28"/>
                <w:szCs w:val="28"/>
              </w:rPr>
            </w:rPrChange>
          </w:rPr>
          <w:delText>(</w:delText>
        </w:r>
        <w:r w:rsidRPr="00AA5F69" w:rsidDel="00CD3621">
          <w:rPr>
            <w:rFonts w:asciiTheme="majorBidi" w:hAnsiTheme="majorBidi" w:cstheme="majorBidi"/>
            <w:sz w:val="28"/>
            <w:szCs w:val="28"/>
            <w:rPrChange w:id="378" w:author="Maher" w:date="2026-04-24T00:10:00Z">
              <w:rPr>
                <w:rFonts w:ascii="Traditional Arabic" w:hAnsi="Traditional Arabic" w:cs="Traditional Arabic"/>
                <w:sz w:val="28"/>
                <w:szCs w:val="28"/>
              </w:rPr>
            </w:rPrChange>
          </w:rPr>
          <w:delText>8)</w:delText>
        </w:r>
      </w:del>
      <w:del w:id="379" w:author="BASHAR FAISAL" w:date="2026-04-19T17:21:00Z">
        <w:r w:rsidRPr="00AA5F69" w:rsidDel="008502DD">
          <w:rPr>
            <w:rFonts w:asciiTheme="majorBidi" w:hAnsiTheme="majorBidi" w:cstheme="majorBidi"/>
            <w:sz w:val="28"/>
            <w:szCs w:val="28"/>
            <w:rPrChange w:id="380" w:author="Maher" w:date="2026-04-24T00:10:00Z">
              <w:rPr>
                <w:rFonts w:ascii="Traditional Arabic" w:hAnsi="Traditional Arabic" w:cs="Traditional Arabic"/>
                <w:sz w:val="28"/>
                <w:szCs w:val="28"/>
              </w:rPr>
            </w:rPrChange>
          </w:rPr>
          <w:delText>.</w:delText>
        </w:r>
      </w:del>
    </w:p>
    <w:p w:rsidR="001D4C08" w:rsidRPr="00AA5F69" w:rsidDel="008502DD" w:rsidRDefault="001D4C08">
      <w:pPr>
        <w:bidi/>
        <w:jc w:val="both"/>
        <w:rPr>
          <w:del w:id="381" w:author="BASHAR FAISAL" w:date="2026-04-19T17:21:00Z"/>
          <w:rFonts w:asciiTheme="majorBidi" w:hAnsiTheme="majorBidi" w:cstheme="majorBidi"/>
          <w:sz w:val="28"/>
          <w:szCs w:val="28"/>
          <w:rtl/>
          <w:rPrChange w:id="382" w:author="Maher" w:date="2026-04-24T00:10:00Z">
            <w:rPr>
              <w:del w:id="383" w:author="BASHAR FAISAL" w:date="2026-04-19T17:21:00Z"/>
              <w:rFonts w:ascii="Traditional Arabic" w:hAnsi="Traditional Arabic" w:cs="Traditional Arabic"/>
              <w:sz w:val="28"/>
              <w:szCs w:val="28"/>
              <w:rtl/>
            </w:rPr>
          </w:rPrChange>
        </w:rPr>
        <w:pPrChange w:id="384" w:author="Maher" w:date="2026-04-24T00:10:00Z">
          <w:pPr>
            <w:bidi/>
            <w:jc w:val="both"/>
          </w:pPr>
        </w:pPrChange>
      </w:pPr>
      <w:del w:id="385" w:author="BASHAR FAISAL" w:date="2026-04-19T17:21:00Z">
        <w:r w:rsidRPr="00AA5F69" w:rsidDel="008502DD">
          <w:rPr>
            <w:rFonts w:asciiTheme="majorBidi" w:hAnsiTheme="majorBidi" w:cstheme="majorBidi"/>
            <w:sz w:val="28"/>
            <w:szCs w:val="28"/>
            <w:rtl/>
            <w:rPrChange w:id="386" w:author="Maher" w:date="2026-04-24T00:10:00Z">
              <w:rPr>
                <w:rFonts w:ascii="Traditional Arabic" w:hAnsi="Traditional Arabic" w:cs="Traditional Arabic"/>
                <w:sz w:val="28"/>
                <w:szCs w:val="28"/>
                <w:rtl/>
              </w:rPr>
            </w:rPrChange>
          </w:rPr>
          <w:delText>تنبثق فلسفة منصة "عاون" من الحاجة الماسة لرقمنة العمليات التشغيلية التقليدية في المطاعم وتحويلها إلى عمليات ذكية تعتمد على البيانات والذكاء الاصطناعي لتحسين الأداء وتقليل الهدر</w:delText>
        </w:r>
      </w:del>
      <w:del w:id="387" w:author="BASHAR FAISAL" w:date="2026-04-19T16:24:00Z">
        <w:r w:rsidRPr="00AA5F69" w:rsidDel="00CD3621">
          <w:rPr>
            <w:rFonts w:asciiTheme="majorBidi" w:hAnsiTheme="majorBidi" w:cstheme="majorBidi"/>
            <w:sz w:val="28"/>
            <w:szCs w:val="28"/>
            <w:rtl/>
            <w:rPrChange w:id="388" w:author="Maher" w:date="2026-04-24T00:10:00Z">
              <w:rPr>
                <w:rFonts w:ascii="Traditional Arabic" w:hAnsi="Traditional Arabic" w:cs="Traditional Arabic"/>
                <w:sz w:val="28"/>
                <w:szCs w:val="28"/>
                <w:rtl/>
              </w:rPr>
            </w:rPrChange>
          </w:rPr>
          <w:delText xml:space="preserve"> </w:delText>
        </w:r>
        <w:r w:rsidR="00D83C89" w:rsidRPr="00AA5F69" w:rsidDel="00CD3621">
          <w:rPr>
            <w:rFonts w:asciiTheme="majorBidi" w:hAnsiTheme="majorBidi" w:cstheme="majorBidi"/>
            <w:sz w:val="28"/>
            <w:szCs w:val="28"/>
            <w:rtl/>
            <w:rPrChange w:id="389" w:author="Maher" w:date="2026-04-24T00:10:00Z">
              <w:rPr>
                <w:rFonts w:ascii="Traditional Arabic" w:hAnsi="Traditional Arabic" w:cs="Traditional Arabic"/>
                <w:sz w:val="28"/>
                <w:szCs w:val="28"/>
                <w:rtl/>
              </w:rPr>
            </w:rPrChange>
          </w:rPr>
          <w:delText>(</w:delText>
        </w:r>
        <w:r w:rsidRPr="00AA5F69" w:rsidDel="00CD3621">
          <w:rPr>
            <w:rFonts w:asciiTheme="majorBidi" w:hAnsiTheme="majorBidi" w:cstheme="majorBidi"/>
            <w:sz w:val="28"/>
            <w:szCs w:val="28"/>
            <w:rtl/>
            <w:rPrChange w:id="390" w:author="Maher" w:date="2026-04-24T00:10:00Z">
              <w:rPr>
                <w:rFonts w:ascii="Traditional Arabic" w:hAnsi="Traditional Arabic" w:cs="Traditional Arabic"/>
                <w:sz w:val="28"/>
                <w:szCs w:val="28"/>
                <w:rtl/>
              </w:rPr>
            </w:rPrChange>
          </w:rPr>
          <w:delText>9)</w:delText>
        </w:r>
      </w:del>
      <w:del w:id="391" w:author="BASHAR FAISAL" w:date="2026-04-19T17:21:00Z">
        <w:r w:rsidRPr="00AA5F69" w:rsidDel="008502DD">
          <w:rPr>
            <w:rFonts w:asciiTheme="majorBidi" w:hAnsiTheme="majorBidi" w:cstheme="majorBidi"/>
            <w:sz w:val="28"/>
            <w:szCs w:val="28"/>
            <w:rtl/>
            <w:rPrChange w:id="392" w:author="Maher" w:date="2026-04-24T00:10:00Z">
              <w:rPr>
                <w:rFonts w:ascii="Traditional Arabic" w:hAnsi="Traditional Arabic" w:cs="Traditional Arabic"/>
                <w:sz w:val="28"/>
                <w:szCs w:val="28"/>
                <w:rtl/>
              </w:rPr>
            </w:rPrChange>
          </w:rPr>
          <w:delText>. فالمنصة لا تعمل فقط كأداة لإدارة المبيعات والطلبات، بل تتجاوز ذلك لتصبح منظومة ذكية تراقب بيئة العمل لحظياً، وتتنبأ بالاحتياجات المستقبلية، وتدير اللوجستيات المعقدة المرتبطة بتوزيع الفائض الغذائي بكفاءة عالية</w:delText>
        </w:r>
      </w:del>
      <w:del w:id="393" w:author="BASHAR FAISAL" w:date="2026-04-19T16:25:00Z">
        <w:r w:rsidRPr="00AA5F69" w:rsidDel="00CD3621">
          <w:rPr>
            <w:rFonts w:asciiTheme="majorBidi" w:hAnsiTheme="majorBidi" w:cstheme="majorBidi"/>
            <w:sz w:val="28"/>
            <w:szCs w:val="28"/>
            <w:rPrChange w:id="394" w:author="Maher" w:date="2026-04-24T00:10:00Z">
              <w:rPr>
                <w:rFonts w:ascii="Traditional Arabic" w:hAnsi="Traditional Arabic" w:cs="Traditional Arabic"/>
                <w:sz w:val="28"/>
                <w:szCs w:val="28"/>
              </w:rPr>
            </w:rPrChange>
          </w:rPr>
          <w:delText xml:space="preserve"> </w:delText>
        </w:r>
        <w:r w:rsidR="00D83C89" w:rsidRPr="00AA5F69" w:rsidDel="00CD3621">
          <w:rPr>
            <w:rFonts w:asciiTheme="majorBidi" w:hAnsiTheme="majorBidi" w:cstheme="majorBidi"/>
            <w:sz w:val="28"/>
            <w:szCs w:val="28"/>
            <w:rPrChange w:id="395" w:author="Maher" w:date="2026-04-24T00:10:00Z">
              <w:rPr>
                <w:rFonts w:ascii="Traditional Arabic" w:hAnsi="Traditional Arabic" w:cs="Traditional Arabic"/>
                <w:sz w:val="28"/>
                <w:szCs w:val="28"/>
              </w:rPr>
            </w:rPrChange>
          </w:rPr>
          <w:delText>(</w:delText>
        </w:r>
        <w:r w:rsidRPr="00AA5F69" w:rsidDel="00CD3621">
          <w:rPr>
            <w:rFonts w:asciiTheme="majorBidi" w:hAnsiTheme="majorBidi" w:cstheme="majorBidi"/>
            <w:sz w:val="28"/>
            <w:szCs w:val="28"/>
            <w:rPrChange w:id="396" w:author="Maher" w:date="2026-04-24T00:10:00Z">
              <w:rPr>
                <w:rFonts w:ascii="Traditional Arabic" w:hAnsi="Traditional Arabic" w:cs="Traditional Arabic"/>
                <w:sz w:val="28"/>
                <w:szCs w:val="28"/>
              </w:rPr>
            </w:rPrChange>
          </w:rPr>
          <w:delText>10)</w:delText>
        </w:r>
      </w:del>
      <w:del w:id="397" w:author="BASHAR FAISAL" w:date="2026-04-19T17:21:00Z">
        <w:r w:rsidRPr="00AA5F69" w:rsidDel="008502DD">
          <w:rPr>
            <w:rFonts w:asciiTheme="majorBidi" w:hAnsiTheme="majorBidi" w:cstheme="majorBidi"/>
            <w:sz w:val="28"/>
            <w:szCs w:val="28"/>
            <w:rPrChange w:id="398" w:author="Maher" w:date="2026-04-24T00:10:00Z">
              <w:rPr>
                <w:rFonts w:ascii="Traditional Arabic" w:hAnsi="Traditional Arabic" w:cs="Traditional Arabic"/>
                <w:sz w:val="28"/>
                <w:szCs w:val="28"/>
              </w:rPr>
            </w:rPrChange>
          </w:rPr>
          <w:delText>.</w:delText>
        </w:r>
      </w:del>
    </w:p>
    <w:p w:rsidR="001D4C08" w:rsidRPr="00AA5F69" w:rsidDel="008502DD" w:rsidRDefault="001D4C08">
      <w:pPr>
        <w:bidi/>
        <w:jc w:val="both"/>
        <w:rPr>
          <w:del w:id="399" w:author="BASHAR FAISAL" w:date="2026-04-19T17:21:00Z"/>
          <w:rFonts w:asciiTheme="majorBidi" w:hAnsiTheme="majorBidi" w:cstheme="majorBidi"/>
          <w:sz w:val="28"/>
          <w:szCs w:val="28"/>
          <w:rtl/>
          <w:rPrChange w:id="400" w:author="Maher" w:date="2026-04-24T00:10:00Z">
            <w:rPr>
              <w:del w:id="401" w:author="BASHAR FAISAL" w:date="2026-04-19T17:21:00Z"/>
              <w:rFonts w:ascii="Traditional Arabic" w:hAnsi="Traditional Arabic" w:cs="Traditional Arabic"/>
              <w:sz w:val="28"/>
              <w:szCs w:val="28"/>
              <w:rtl/>
            </w:rPr>
          </w:rPrChange>
        </w:rPr>
        <w:pPrChange w:id="402" w:author="Maher" w:date="2026-04-24T00:10:00Z">
          <w:pPr>
            <w:bidi/>
            <w:jc w:val="both"/>
          </w:pPr>
        </w:pPrChange>
      </w:pPr>
      <w:del w:id="403" w:author="BASHAR FAISAL" w:date="2026-04-19T17:21:00Z">
        <w:r w:rsidRPr="00AA5F69" w:rsidDel="008502DD">
          <w:rPr>
            <w:rFonts w:asciiTheme="majorBidi" w:hAnsiTheme="majorBidi" w:cstheme="majorBidi"/>
            <w:sz w:val="28"/>
            <w:szCs w:val="28"/>
            <w:rtl/>
            <w:rPrChange w:id="404" w:author="Maher" w:date="2026-04-24T00:10:00Z">
              <w:rPr>
                <w:rFonts w:ascii="Traditional Arabic" w:hAnsi="Traditional Arabic" w:cs="Traditional Arabic"/>
                <w:sz w:val="28"/>
                <w:szCs w:val="28"/>
                <w:rtl/>
              </w:rPr>
            </w:rPrChange>
          </w:rPr>
          <w:delText>ترتكز المنصة في عملها على محورين أساسيين يتكاملان لتحقيق أهداف المشروع الاستراتيجية</w:delText>
        </w:r>
        <w:r w:rsidRPr="00AA5F69" w:rsidDel="008502DD">
          <w:rPr>
            <w:rFonts w:asciiTheme="majorBidi" w:hAnsiTheme="majorBidi" w:cstheme="majorBidi"/>
            <w:sz w:val="28"/>
            <w:szCs w:val="28"/>
            <w:rPrChange w:id="405" w:author="Maher" w:date="2026-04-24T00:10:00Z">
              <w:rPr>
                <w:rFonts w:ascii="Traditional Arabic" w:hAnsi="Traditional Arabic" w:cs="Traditional Arabic"/>
                <w:sz w:val="28"/>
                <w:szCs w:val="28"/>
              </w:rPr>
            </w:rPrChange>
          </w:rPr>
          <w:delText>:</w:delText>
        </w:r>
      </w:del>
    </w:p>
    <w:p w:rsidR="001D4C08" w:rsidRPr="00AA5F69" w:rsidDel="008502DD" w:rsidRDefault="001D4C08">
      <w:pPr>
        <w:bidi/>
        <w:jc w:val="both"/>
        <w:rPr>
          <w:del w:id="406" w:author="BASHAR FAISAL" w:date="2026-04-19T17:21:00Z"/>
          <w:rFonts w:asciiTheme="majorBidi" w:hAnsiTheme="majorBidi" w:cstheme="majorBidi"/>
          <w:sz w:val="28"/>
          <w:szCs w:val="28"/>
          <w:rtl/>
          <w:rPrChange w:id="407" w:author="Maher" w:date="2026-04-24T00:10:00Z">
            <w:rPr>
              <w:del w:id="408" w:author="BASHAR FAISAL" w:date="2026-04-19T17:21:00Z"/>
              <w:rFonts w:ascii="Traditional Arabic" w:hAnsi="Traditional Arabic" w:cs="Traditional Arabic"/>
              <w:sz w:val="28"/>
              <w:szCs w:val="28"/>
              <w:rtl/>
            </w:rPr>
          </w:rPrChange>
        </w:rPr>
        <w:pPrChange w:id="409" w:author="Maher" w:date="2026-04-24T00:10:00Z">
          <w:pPr>
            <w:pStyle w:val="a3"/>
            <w:numPr>
              <w:numId w:val="64"/>
            </w:numPr>
            <w:bidi/>
            <w:ind w:left="360" w:hanging="360"/>
            <w:jc w:val="both"/>
          </w:pPr>
        </w:pPrChange>
      </w:pPr>
      <w:del w:id="410" w:author="BASHAR FAISAL" w:date="2026-04-19T17:21:00Z">
        <w:r w:rsidRPr="00AA5F69" w:rsidDel="008502DD">
          <w:rPr>
            <w:rFonts w:asciiTheme="majorBidi" w:hAnsiTheme="majorBidi" w:cstheme="majorBidi"/>
            <w:sz w:val="28"/>
            <w:szCs w:val="28"/>
            <w:rtl/>
            <w:rPrChange w:id="411" w:author="Maher" w:date="2026-04-24T00:10:00Z">
              <w:rPr>
                <w:rFonts w:ascii="Traditional Arabic" w:hAnsi="Traditional Arabic" w:cs="Traditional Arabic"/>
                <w:sz w:val="28"/>
                <w:szCs w:val="28"/>
                <w:rtl/>
              </w:rPr>
            </w:rPrChange>
          </w:rPr>
          <w:delText>نظام إدارة المطاعم الذكي</w:delText>
        </w:r>
        <w:r w:rsidRPr="00AA5F69" w:rsidDel="008502DD">
          <w:rPr>
            <w:rFonts w:asciiTheme="majorBidi" w:hAnsiTheme="majorBidi" w:cstheme="majorBidi"/>
            <w:sz w:val="28"/>
            <w:szCs w:val="28"/>
            <w:rPrChange w:id="412" w:author="Maher" w:date="2026-04-24T00:10:00Z">
              <w:rPr>
                <w:rFonts w:ascii="Traditional Arabic" w:hAnsi="Traditional Arabic" w:cs="Traditional Arabic"/>
                <w:sz w:val="28"/>
                <w:szCs w:val="28"/>
              </w:rPr>
            </w:rPrChange>
          </w:rPr>
          <w:delText xml:space="preserve"> (RMS): </w:delText>
        </w:r>
        <w:r w:rsidRPr="00AA5F69" w:rsidDel="008502DD">
          <w:rPr>
            <w:rFonts w:asciiTheme="majorBidi" w:hAnsiTheme="majorBidi" w:cstheme="majorBidi"/>
            <w:sz w:val="28"/>
            <w:szCs w:val="28"/>
            <w:rtl/>
            <w:rPrChange w:id="413" w:author="Maher" w:date="2026-04-24T00:10:00Z">
              <w:rPr>
                <w:rFonts w:ascii="Traditional Arabic" w:hAnsi="Traditional Arabic" w:cs="Traditional Arabic"/>
                <w:sz w:val="28"/>
                <w:szCs w:val="28"/>
                <w:rtl/>
              </w:rPr>
            </w:rPrChange>
          </w:rPr>
          <w:delText>وهو الجانب الموجه لأصحاب المطاعم ومديريها، حيث يوفر لوحة تحكم متطورة تتيح إدارة شاملة للمنتجات، المبيعات، والطلبات اليومية بكفاءة عالية. ما يميز هذا النظام هو دمج تقنيات الرؤية الحاسوبية</w:delText>
        </w:r>
        <w:r w:rsidRPr="00AA5F69" w:rsidDel="008502DD">
          <w:rPr>
            <w:rFonts w:asciiTheme="majorBidi" w:hAnsiTheme="majorBidi" w:cstheme="majorBidi"/>
            <w:sz w:val="28"/>
            <w:szCs w:val="28"/>
            <w:rPrChange w:id="414" w:author="Maher" w:date="2026-04-24T00:10:00Z">
              <w:rPr>
                <w:rFonts w:ascii="Traditional Arabic" w:hAnsi="Traditional Arabic" w:cs="Traditional Arabic"/>
                <w:sz w:val="28"/>
                <w:szCs w:val="28"/>
              </w:rPr>
            </w:rPrChange>
          </w:rPr>
          <w:delText xml:space="preserve"> (Computer Vision) </w:delText>
        </w:r>
        <w:r w:rsidRPr="00AA5F69" w:rsidDel="008502DD">
          <w:rPr>
            <w:rFonts w:asciiTheme="majorBidi" w:hAnsiTheme="majorBidi" w:cstheme="majorBidi"/>
            <w:sz w:val="28"/>
            <w:szCs w:val="28"/>
            <w:rtl/>
            <w:rPrChange w:id="415" w:author="Maher" w:date="2026-04-24T00:10:00Z">
              <w:rPr>
                <w:rFonts w:ascii="Traditional Arabic" w:hAnsi="Traditional Arabic" w:cs="Traditional Arabic"/>
                <w:sz w:val="28"/>
                <w:szCs w:val="28"/>
                <w:rtl/>
              </w:rPr>
            </w:rPrChange>
          </w:rPr>
          <w:delText>التي ترتبط بكاميرات المطعم لتحليل حالة الطاولات لحظياً (شاغرة، محجوزة، أو بحاجة لتنظيف)، مما يساهم بشكل مباشر في تسريع الدورة التشغيلية، تقليل الأخطاء البشرية، وتحسين جودة الخدمة المقدمة للعملاء، مما ينعكس إيجاباً على ربحية المطعم</w:delText>
        </w:r>
        <w:r w:rsidRPr="00AA5F69" w:rsidDel="008502DD">
          <w:rPr>
            <w:rFonts w:asciiTheme="majorBidi" w:hAnsiTheme="majorBidi" w:cstheme="majorBidi"/>
            <w:sz w:val="28"/>
            <w:szCs w:val="28"/>
            <w:rPrChange w:id="416" w:author="Maher" w:date="2026-04-24T00:10:00Z">
              <w:rPr>
                <w:rFonts w:ascii="Traditional Arabic" w:hAnsi="Traditional Arabic" w:cs="Traditional Arabic"/>
                <w:sz w:val="28"/>
                <w:szCs w:val="28"/>
              </w:rPr>
            </w:rPrChange>
          </w:rPr>
          <w:delText xml:space="preserve"> </w:delText>
        </w:r>
      </w:del>
      <w:del w:id="417" w:author="BASHAR FAISAL" w:date="2026-04-19T16:26:00Z">
        <w:r w:rsidR="00D83C89" w:rsidRPr="00AA5F69" w:rsidDel="00CD3621">
          <w:rPr>
            <w:rFonts w:asciiTheme="majorBidi" w:hAnsiTheme="majorBidi" w:cstheme="majorBidi"/>
            <w:sz w:val="28"/>
            <w:szCs w:val="28"/>
            <w:rPrChange w:id="418" w:author="Maher" w:date="2026-04-24T00:10:00Z">
              <w:rPr>
                <w:rFonts w:ascii="Traditional Arabic" w:hAnsi="Traditional Arabic" w:cs="Traditional Arabic"/>
                <w:sz w:val="28"/>
                <w:szCs w:val="28"/>
              </w:rPr>
            </w:rPrChange>
          </w:rPr>
          <w:delText>(</w:delText>
        </w:r>
        <w:r w:rsidRPr="00AA5F69" w:rsidDel="00CD3621">
          <w:rPr>
            <w:rFonts w:asciiTheme="majorBidi" w:hAnsiTheme="majorBidi" w:cstheme="majorBidi"/>
            <w:sz w:val="28"/>
            <w:szCs w:val="28"/>
            <w:rPrChange w:id="419" w:author="Maher" w:date="2026-04-24T00:10:00Z">
              <w:rPr>
                <w:rFonts w:ascii="Traditional Arabic" w:hAnsi="Traditional Arabic" w:cs="Traditional Arabic"/>
                <w:sz w:val="28"/>
                <w:szCs w:val="28"/>
              </w:rPr>
            </w:rPrChange>
          </w:rPr>
          <w:delText>4).</w:delText>
        </w:r>
      </w:del>
    </w:p>
    <w:p w:rsidR="001D4C08" w:rsidRPr="00AA5F69" w:rsidDel="008502DD" w:rsidRDefault="001D4C08">
      <w:pPr>
        <w:bidi/>
        <w:jc w:val="both"/>
        <w:rPr>
          <w:del w:id="420" w:author="BASHAR FAISAL" w:date="2026-04-19T17:21:00Z"/>
          <w:rFonts w:asciiTheme="majorBidi" w:hAnsiTheme="majorBidi" w:cstheme="majorBidi"/>
          <w:sz w:val="28"/>
          <w:szCs w:val="28"/>
          <w:rtl/>
          <w:rPrChange w:id="421" w:author="Maher" w:date="2026-04-24T00:10:00Z">
            <w:rPr>
              <w:del w:id="422" w:author="BASHAR FAISAL" w:date="2026-04-19T17:21:00Z"/>
              <w:rFonts w:ascii="Traditional Arabic" w:hAnsi="Traditional Arabic" w:cs="Traditional Arabic"/>
              <w:sz w:val="28"/>
              <w:szCs w:val="28"/>
              <w:rtl/>
            </w:rPr>
          </w:rPrChange>
        </w:rPr>
        <w:pPrChange w:id="423" w:author="Maher" w:date="2026-04-24T00:10:00Z">
          <w:pPr>
            <w:pStyle w:val="a3"/>
            <w:numPr>
              <w:numId w:val="64"/>
            </w:numPr>
            <w:bidi/>
            <w:ind w:left="360" w:hanging="360"/>
            <w:jc w:val="both"/>
          </w:pPr>
        </w:pPrChange>
      </w:pPr>
      <w:del w:id="424" w:author="BASHAR FAISAL" w:date="2026-04-19T17:21:00Z">
        <w:r w:rsidRPr="00AA5F69" w:rsidDel="008502DD">
          <w:rPr>
            <w:rFonts w:asciiTheme="majorBidi" w:hAnsiTheme="majorBidi" w:cstheme="majorBidi"/>
            <w:sz w:val="28"/>
            <w:szCs w:val="28"/>
            <w:rtl/>
            <w:rPrChange w:id="425" w:author="Maher" w:date="2026-04-24T00:10:00Z">
              <w:rPr>
                <w:rFonts w:ascii="Traditional Arabic" w:hAnsi="Traditional Arabic" w:cs="Traditional Arabic"/>
                <w:sz w:val="28"/>
                <w:szCs w:val="28"/>
                <w:rtl/>
              </w:rPr>
            </w:rPrChange>
          </w:rPr>
          <w:delText>تطبيق الطلب الموحد والمسؤولية المجتمعية: وهو الجانب الموجه للجمهور بمختلف فئاتهم (عملاء عاديين، ومستفيدين من الفائض). يتيح التطبيق للعملاء طلب الوجبات بسهولة وسلاسة، بينما يوفر واجهة مخصصة للمستفيدين المعتمدين والجهات الخيرية للحصول على فائض الطعام بطريقة تحفظ كرامتهم. يتميز هذا المحور بنظام تتبع لحظي للطلبات، مما يضمن الشفافية الكاملة والموثوقية في وصول الدعم لمستحقيه، مع الحفاظ على أعلى معايير جودة وسلامة الغذاء المقدم</w:delText>
        </w:r>
      </w:del>
      <w:del w:id="426" w:author="BASHAR FAISAL" w:date="2026-04-19T16:26:00Z">
        <w:r w:rsidRPr="00AA5F69" w:rsidDel="00CD3621">
          <w:rPr>
            <w:rFonts w:asciiTheme="majorBidi" w:hAnsiTheme="majorBidi" w:cstheme="majorBidi"/>
            <w:sz w:val="28"/>
            <w:szCs w:val="28"/>
            <w:rtl/>
            <w:rPrChange w:id="427" w:author="Maher" w:date="2026-04-24T00:10:00Z">
              <w:rPr>
                <w:rFonts w:ascii="Traditional Arabic" w:hAnsi="Traditional Arabic" w:cs="Traditional Arabic"/>
                <w:sz w:val="28"/>
                <w:szCs w:val="28"/>
                <w:rtl/>
              </w:rPr>
            </w:rPrChange>
          </w:rPr>
          <w:delText xml:space="preserve"> </w:delText>
        </w:r>
        <w:r w:rsidR="00D83C89" w:rsidRPr="00AA5F69" w:rsidDel="00CD3621">
          <w:rPr>
            <w:rFonts w:asciiTheme="majorBidi" w:hAnsiTheme="majorBidi" w:cstheme="majorBidi"/>
            <w:sz w:val="28"/>
            <w:szCs w:val="28"/>
            <w:rtl/>
            <w:rPrChange w:id="428" w:author="Maher" w:date="2026-04-24T00:10:00Z">
              <w:rPr>
                <w:rFonts w:ascii="Traditional Arabic" w:hAnsi="Traditional Arabic" w:cs="Traditional Arabic"/>
                <w:sz w:val="28"/>
                <w:szCs w:val="28"/>
                <w:rtl/>
              </w:rPr>
            </w:rPrChange>
          </w:rPr>
          <w:delText>(</w:delText>
        </w:r>
        <w:r w:rsidRPr="00AA5F69" w:rsidDel="00CD3621">
          <w:rPr>
            <w:rFonts w:asciiTheme="majorBidi" w:hAnsiTheme="majorBidi" w:cstheme="majorBidi"/>
            <w:sz w:val="28"/>
            <w:szCs w:val="28"/>
            <w:rtl/>
            <w:rPrChange w:id="429" w:author="Maher" w:date="2026-04-24T00:10:00Z">
              <w:rPr>
                <w:rFonts w:ascii="Traditional Arabic" w:hAnsi="Traditional Arabic" w:cs="Traditional Arabic"/>
                <w:sz w:val="28"/>
                <w:szCs w:val="28"/>
                <w:rtl/>
              </w:rPr>
            </w:rPrChange>
          </w:rPr>
          <w:delText>11</w:delText>
        </w:r>
        <w:r w:rsidR="00D83C89" w:rsidRPr="00AA5F69" w:rsidDel="00CD3621">
          <w:rPr>
            <w:rFonts w:asciiTheme="majorBidi" w:hAnsiTheme="majorBidi" w:cstheme="majorBidi"/>
            <w:sz w:val="28"/>
            <w:szCs w:val="28"/>
            <w:rtl/>
            <w:rPrChange w:id="430" w:author="Maher" w:date="2026-04-24T00:10:00Z">
              <w:rPr>
                <w:rFonts w:ascii="Traditional Arabic" w:hAnsi="Traditional Arabic" w:cs="Traditional Arabic"/>
                <w:sz w:val="28"/>
                <w:szCs w:val="28"/>
                <w:rtl/>
              </w:rPr>
            </w:rPrChange>
          </w:rPr>
          <w:delText>)</w:delText>
        </w:r>
      </w:del>
      <w:del w:id="431" w:author="BASHAR FAISAL" w:date="2026-04-19T17:21:00Z">
        <w:r w:rsidRPr="00AA5F69" w:rsidDel="008502DD">
          <w:rPr>
            <w:rFonts w:asciiTheme="majorBidi" w:hAnsiTheme="majorBidi" w:cstheme="majorBidi"/>
            <w:sz w:val="28"/>
            <w:szCs w:val="28"/>
            <w:rPrChange w:id="432" w:author="Maher" w:date="2026-04-24T00:10:00Z">
              <w:rPr>
                <w:rFonts w:ascii="Traditional Arabic" w:hAnsi="Traditional Arabic" w:cs="Traditional Arabic"/>
                <w:sz w:val="28"/>
                <w:szCs w:val="28"/>
              </w:rPr>
            </w:rPrChange>
          </w:rPr>
          <w:delText>.</w:delText>
        </w:r>
      </w:del>
    </w:p>
    <w:p w:rsidR="001D4C08" w:rsidRPr="00AA5F69" w:rsidDel="008502DD" w:rsidRDefault="001D4C08" w:rsidP="008A3690">
      <w:pPr>
        <w:bidi/>
        <w:jc w:val="both"/>
        <w:rPr>
          <w:del w:id="433" w:author="BASHAR FAISAL" w:date="2026-04-19T17:21:00Z"/>
          <w:rFonts w:asciiTheme="majorBidi" w:hAnsiTheme="majorBidi" w:cstheme="majorBidi"/>
          <w:sz w:val="28"/>
          <w:szCs w:val="28"/>
          <w:rtl/>
          <w:rPrChange w:id="434" w:author="Maher" w:date="2026-04-24T00:10:00Z">
            <w:rPr>
              <w:del w:id="435" w:author="BASHAR FAISAL" w:date="2026-04-19T17:21:00Z"/>
              <w:rFonts w:ascii="Traditional Arabic" w:hAnsi="Traditional Arabic" w:cs="Traditional Arabic"/>
              <w:sz w:val="28"/>
              <w:szCs w:val="28"/>
              <w:rtl/>
            </w:rPr>
          </w:rPrChange>
        </w:rPr>
      </w:pPr>
      <w:del w:id="436" w:author="BASHAR FAISAL" w:date="2026-04-19T17:21:00Z">
        <w:r w:rsidRPr="00AA5F69" w:rsidDel="008502DD">
          <w:rPr>
            <w:rFonts w:asciiTheme="majorBidi" w:hAnsiTheme="majorBidi" w:cstheme="majorBidi"/>
            <w:sz w:val="28"/>
            <w:szCs w:val="28"/>
            <w:rtl/>
            <w:rPrChange w:id="437" w:author="Maher" w:date="2026-04-24T00:10:00Z">
              <w:rPr>
                <w:rFonts w:ascii="Traditional Arabic" w:hAnsi="Traditional Arabic" w:cs="Traditional Arabic"/>
                <w:sz w:val="28"/>
                <w:szCs w:val="28"/>
                <w:rtl/>
              </w:rPr>
            </w:rPrChange>
          </w:rPr>
          <w:delText>تعتمد المنصة على منظومة متكاملة تشمل خمس فئات رئيسية من الفاعلين: (المطاعم، الزبائن، المستفيدون، الموصلون، واللجنة التنسيقية). تعمل هذه الفئات ضمن بيئة رقمية متناغمة تضمن تسلسل الأدوار، بدءاً من رصد الفائض في المطعم عبر التقنيات الذكية، مروراً بتنسيق عملية النقل عبر الموصلين المعتمدين، وصولاً إلى التسليم النهائي الموثق للمستفيد</w:delText>
        </w:r>
      </w:del>
      <w:del w:id="438" w:author="BASHAR FAISAL" w:date="2026-04-19T16:27:00Z">
        <w:r w:rsidRPr="00AA5F69" w:rsidDel="00CD3621">
          <w:rPr>
            <w:rFonts w:asciiTheme="majorBidi" w:hAnsiTheme="majorBidi" w:cstheme="majorBidi"/>
            <w:sz w:val="28"/>
            <w:szCs w:val="28"/>
            <w:rtl/>
            <w:rPrChange w:id="439" w:author="Maher" w:date="2026-04-24T00:10:00Z">
              <w:rPr>
                <w:rFonts w:ascii="Traditional Arabic" w:hAnsi="Traditional Arabic" w:cs="Traditional Arabic"/>
                <w:sz w:val="28"/>
                <w:szCs w:val="28"/>
                <w:rtl/>
              </w:rPr>
            </w:rPrChange>
          </w:rPr>
          <w:delText xml:space="preserve"> </w:delText>
        </w:r>
        <w:r w:rsidR="00D83C89" w:rsidRPr="00AA5F69" w:rsidDel="00CD3621">
          <w:rPr>
            <w:rFonts w:asciiTheme="majorBidi" w:hAnsiTheme="majorBidi" w:cstheme="majorBidi"/>
            <w:sz w:val="28"/>
            <w:szCs w:val="28"/>
            <w:rtl/>
            <w:rPrChange w:id="440" w:author="Maher" w:date="2026-04-24T00:10:00Z">
              <w:rPr>
                <w:rFonts w:ascii="Traditional Arabic" w:hAnsi="Traditional Arabic" w:cs="Traditional Arabic"/>
                <w:sz w:val="28"/>
                <w:szCs w:val="28"/>
                <w:rtl/>
              </w:rPr>
            </w:rPrChange>
          </w:rPr>
          <w:delText>(</w:delText>
        </w:r>
        <w:r w:rsidRPr="00AA5F69" w:rsidDel="00CD3621">
          <w:rPr>
            <w:rFonts w:asciiTheme="majorBidi" w:hAnsiTheme="majorBidi" w:cstheme="majorBidi"/>
            <w:sz w:val="28"/>
            <w:szCs w:val="28"/>
            <w:rtl/>
            <w:rPrChange w:id="441" w:author="Maher" w:date="2026-04-24T00:10:00Z">
              <w:rPr>
                <w:rFonts w:ascii="Traditional Arabic" w:hAnsi="Traditional Arabic" w:cs="Traditional Arabic"/>
                <w:sz w:val="28"/>
                <w:szCs w:val="28"/>
                <w:rtl/>
              </w:rPr>
            </w:rPrChange>
          </w:rPr>
          <w:delText>13)</w:delText>
        </w:r>
      </w:del>
      <w:del w:id="442" w:author="BASHAR FAISAL" w:date="2026-04-19T17:21:00Z">
        <w:r w:rsidRPr="00AA5F69" w:rsidDel="008502DD">
          <w:rPr>
            <w:rFonts w:asciiTheme="majorBidi" w:hAnsiTheme="majorBidi" w:cstheme="majorBidi"/>
            <w:sz w:val="28"/>
            <w:szCs w:val="28"/>
            <w:rtl/>
            <w:rPrChange w:id="443" w:author="Maher" w:date="2026-04-24T00:10:00Z">
              <w:rPr>
                <w:rFonts w:ascii="Traditional Arabic" w:hAnsi="Traditional Arabic" w:cs="Traditional Arabic"/>
                <w:sz w:val="28"/>
                <w:szCs w:val="28"/>
                <w:rtl/>
              </w:rPr>
            </w:rPrChange>
          </w:rPr>
          <w:delText>. إن هذا التكامل الرقمي لا يحقق فقط فوائد اقتصادية للمطاعم، بل يرسخ قيماً مجتمعية فريدة ويساهم في الاستدامة البيئية عبر الحد من الانبعاثات الناتجة عن هدر الطعام، مما يجعل "عاون" منصة رائدة في مجال التحول الرقمي ذو الأثر الاجتماعي المستدام</w:delText>
        </w:r>
      </w:del>
      <w:del w:id="444" w:author="BASHAR FAISAL" w:date="2026-04-19T16:27:00Z">
        <w:r w:rsidRPr="00AA5F69" w:rsidDel="00CD3621">
          <w:rPr>
            <w:rFonts w:asciiTheme="majorBidi" w:hAnsiTheme="majorBidi" w:cstheme="majorBidi"/>
            <w:sz w:val="28"/>
            <w:szCs w:val="28"/>
            <w:rtl/>
            <w:rPrChange w:id="445" w:author="Maher" w:date="2026-04-24T00:10:00Z">
              <w:rPr>
                <w:rFonts w:ascii="Traditional Arabic" w:hAnsi="Traditional Arabic" w:cs="Traditional Arabic"/>
                <w:sz w:val="28"/>
                <w:szCs w:val="28"/>
                <w:rtl/>
              </w:rPr>
            </w:rPrChange>
          </w:rPr>
          <w:delText xml:space="preserve"> </w:delText>
        </w:r>
        <w:r w:rsidRPr="00AA5F69" w:rsidDel="00CD3621">
          <w:rPr>
            <w:rFonts w:asciiTheme="majorBidi" w:hAnsiTheme="majorBidi" w:cstheme="majorBidi"/>
            <w:sz w:val="28"/>
            <w:szCs w:val="28"/>
            <w:rPrChange w:id="446" w:author="Maher" w:date="2026-04-24T00:10:00Z">
              <w:rPr>
                <w:rFonts w:ascii="Traditional Arabic" w:hAnsi="Traditional Arabic" w:cs="Traditional Arabic"/>
                <w:sz w:val="28"/>
                <w:szCs w:val="28"/>
              </w:rPr>
            </w:rPrChange>
          </w:rPr>
          <w:delText>15)</w:delText>
        </w:r>
        <w:r w:rsidR="00D83C89" w:rsidRPr="00AA5F69" w:rsidDel="00CD3621">
          <w:rPr>
            <w:rFonts w:asciiTheme="majorBidi" w:hAnsiTheme="majorBidi" w:cstheme="majorBidi"/>
            <w:sz w:val="28"/>
            <w:szCs w:val="28"/>
            <w:rtl/>
            <w:rPrChange w:id="447" w:author="Maher" w:date="2026-04-24T00:10:00Z">
              <w:rPr>
                <w:rFonts w:ascii="Traditional Arabic" w:hAnsi="Traditional Arabic" w:cs="Traditional Arabic"/>
                <w:sz w:val="28"/>
                <w:szCs w:val="28"/>
                <w:rtl/>
              </w:rPr>
            </w:rPrChange>
          </w:rPr>
          <w:delText>)</w:delText>
        </w:r>
      </w:del>
      <w:del w:id="448" w:author="BASHAR FAISAL" w:date="2026-04-19T17:21:00Z">
        <w:r w:rsidRPr="00AA5F69" w:rsidDel="008502DD">
          <w:rPr>
            <w:rFonts w:asciiTheme="majorBidi" w:hAnsiTheme="majorBidi" w:cstheme="majorBidi"/>
            <w:sz w:val="28"/>
            <w:szCs w:val="28"/>
            <w:rPrChange w:id="449" w:author="Maher" w:date="2026-04-24T00:10:00Z">
              <w:rPr>
                <w:rFonts w:ascii="Traditional Arabic" w:hAnsi="Traditional Arabic" w:cs="Traditional Arabic"/>
                <w:sz w:val="28"/>
                <w:szCs w:val="28"/>
              </w:rPr>
            </w:rPrChange>
          </w:rPr>
          <w:delText>.</w:delText>
        </w:r>
      </w:del>
    </w:p>
    <w:p w:rsidR="001D4C08" w:rsidRPr="00AA5F69" w:rsidRDefault="001D4C08" w:rsidP="005F6ECA">
      <w:pPr>
        <w:bidi/>
        <w:jc w:val="both"/>
        <w:rPr>
          <w:rFonts w:asciiTheme="majorBidi" w:hAnsiTheme="majorBidi" w:cstheme="majorBidi"/>
          <w:b/>
          <w:bCs/>
          <w:sz w:val="28"/>
          <w:szCs w:val="28"/>
          <w:rtl/>
          <w:rPrChange w:id="450" w:author="Maher" w:date="2026-04-24T00:10:00Z">
            <w:rPr>
              <w:rFonts w:ascii="Traditional Arabic" w:hAnsi="Traditional Arabic" w:cs="Traditional Arabic"/>
              <w:b/>
              <w:bCs/>
              <w:sz w:val="28"/>
              <w:szCs w:val="28"/>
              <w:rtl/>
            </w:rPr>
          </w:rPrChange>
        </w:rPr>
      </w:pPr>
      <w:del w:id="451" w:author="BASHAR FAISAL" w:date="2026-04-19T17:21:00Z">
        <w:r w:rsidRPr="00AA5F69" w:rsidDel="008502DD">
          <w:rPr>
            <w:rFonts w:asciiTheme="majorBidi" w:hAnsiTheme="majorBidi" w:cstheme="majorBidi"/>
            <w:sz w:val="28"/>
            <w:szCs w:val="28"/>
            <w:rPrChange w:id="452" w:author="Maher" w:date="2026-04-24T00:10:00Z">
              <w:rPr>
                <w:rFonts w:ascii="Traditional Arabic" w:hAnsi="Traditional Arabic" w:cs="Traditional Arabic"/>
                <w:sz w:val="28"/>
                <w:szCs w:val="28"/>
              </w:rPr>
            </w:rPrChange>
          </w:rPr>
          <w:delText xml:space="preserve"> </w:delText>
        </w:r>
        <w:r w:rsidRPr="00AA5F69" w:rsidDel="008502DD">
          <w:rPr>
            <w:rFonts w:asciiTheme="majorBidi" w:hAnsiTheme="majorBidi" w:cstheme="majorBidi"/>
            <w:b/>
            <w:bCs/>
            <w:sz w:val="28"/>
            <w:szCs w:val="28"/>
            <w:rPrChange w:id="453" w:author="Maher" w:date="2026-04-24T00:10:00Z">
              <w:rPr>
                <w:rFonts w:ascii="Traditional Arabic" w:hAnsi="Traditional Arabic" w:cs="Traditional Arabic"/>
                <w:b/>
                <w:bCs/>
                <w:sz w:val="28"/>
                <w:szCs w:val="28"/>
              </w:rPr>
            </w:rPrChange>
          </w:rPr>
          <w:delText>2</w:delText>
        </w:r>
        <w:r w:rsidRPr="00AA5F69" w:rsidDel="008502DD">
          <w:rPr>
            <w:rFonts w:asciiTheme="majorBidi" w:hAnsiTheme="majorBidi" w:cstheme="majorBidi"/>
            <w:sz w:val="28"/>
            <w:szCs w:val="28"/>
            <w:rPrChange w:id="454" w:author="Maher" w:date="2026-04-24T00:10:00Z">
              <w:rPr>
                <w:rFonts w:ascii="Traditional Arabic" w:hAnsi="Traditional Arabic" w:cs="Traditional Arabic"/>
                <w:sz w:val="28"/>
                <w:szCs w:val="28"/>
              </w:rPr>
            </w:rPrChange>
          </w:rPr>
          <w:delText>.</w:delText>
        </w:r>
        <w:r w:rsidRPr="00AA5F69" w:rsidDel="008502DD">
          <w:rPr>
            <w:rFonts w:asciiTheme="majorBidi" w:hAnsiTheme="majorBidi" w:cstheme="majorBidi"/>
            <w:b/>
            <w:bCs/>
            <w:sz w:val="28"/>
            <w:szCs w:val="28"/>
            <w:rPrChange w:id="455" w:author="Maher" w:date="2026-04-24T00:10:00Z">
              <w:rPr>
                <w:rFonts w:ascii="Traditional Arabic" w:hAnsi="Traditional Arabic" w:cs="Traditional Arabic"/>
                <w:b/>
                <w:bCs/>
                <w:sz w:val="28"/>
                <w:szCs w:val="28"/>
              </w:rPr>
            </w:rPrChange>
          </w:rPr>
          <w:delText xml:space="preserve">3 </w:delText>
        </w:r>
      </w:del>
      <w:r w:rsidRPr="00AA5F69">
        <w:rPr>
          <w:rFonts w:asciiTheme="majorBidi" w:hAnsiTheme="majorBidi" w:cstheme="majorBidi"/>
          <w:b/>
          <w:bCs/>
          <w:sz w:val="28"/>
          <w:szCs w:val="28"/>
          <w:rtl/>
          <w:rPrChange w:id="456" w:author="Maher" w:date="2026-04-24T00:10:00Z">
            <w:rPr>
              <w:rFonts w:ascii="Traditional Arabic" w:hAnsi="Traditional Arabic" w:cs="Traditional Arabic"/>
              <w:b/>
              <w:bCs/>
              <w:sz w:val="28"/>
              <w:szCs w:val="28"/>
              <w:rtl/>
            </w:rPr>
          </w:rPrChange>
        </w:rPr>
        <w:t>المفاهيم الأساسية والتقنيات</w:t>
      </w:r>
      <w:r w:rsidRPr="00AA5F69">
        <w:rPr>
          <w:rFonts w:asciiTheme="majorBidi" w:hAnsiTheme="majorBidi" w:cstheme="majorBidi"/>
          <w:b/>
          <w:bCs/>
          <w:sz w:val="28"/>
          <w:szCs w:val="28"/>
          <w:rPrChange w:id="457" w:author="Maher" w:date="2026-04-24T00:10:00Z">
            <w:rPr>
              <w:rFonts w:ascii="Traditional Arabic" w:hAnsi="Traditional Arabic" w:cs="Traditional Arabic"/>
              <w:b/>
              <w:bCs/>
              <w:sz w:val="28"/>
              <w:szCs w:val="28"/>
            </w:rPr>
          </w:rPrChange>
        </w:rPr>
        <w:t xml:space="preserve"> (Core Concepts &amp; Technologies)</w:t>
      </w:r>
    </w:p>
    <w:p w:rsidR="001D4C08" w:rsidRPr="00AA5F69" w:rsidRDefault="008A3690" w:rsidP="008779A9">
      <w:pPr>
        <w:bidi/>
        <w:jc w:val="both"/>
        <w:rPr>
          <w:rFonts w:asciiTheme="majorBidi" w:hAnsiTheme="majorBidi" w:cstheme="majorBidi"/>
          <w:sz w:val="28"/>
          <w:szCs w:val="28"/>
          <w:rtl/>
          <w:rPrChange w:id="458" w:author="Maher" w:date="2026-04-24T00:10:00Z">
            <w:rPr>
              <w:rFonts w:ascii="Traditional Arabic" w:hAnsi="Traditional Arabic" w:cs="Traditional Arabic"/>
              <w:sz w:val="28"/>
              <w:szCs w:val="28"/>
              <w:rtl/>
            </w:rPr>
          </w:rPrChange>
        </w:rPr>
      </w:pPr>
      <w:ins w:id="459" w:author="Maher" w:date="2026-04-24T19:00:00Z">
        <w:r>
          <w:rPr>
            <w:rFonts w:asciiTheme="majorBidi" w:hAnsiTheme="majorBidi" w:cstheme="majorBidi" w:hint="cs"/>
            <w:sz w:val="28"/>
            <w:szCs w:val="28"/>
            <w:rtl/>
          </w:rPr>
          <w:t xml:space="preserve">      </w:t>
        </w:r>
      </w:ins>
      <w:r w:rsidR="001D4C08" w:rsidRPr="00AA5F69">
        <w:rPr>
          <w:rFonts w:asciiTheme="majorBidi" w:hAnsiTheme="majorBidi" w:cstheme="majorBidi"/>
          <w:sz w:val="28"/>
          <w:szCs w:val="28"/>
          <w:rtl/>
          <w:rPrChange w:id="460" w:author="Maher" w:date="2026-04-24T00:10:00Z">
            <w:rPr>
              <w:rFonts w:ascii="Traditional Arabic" w:hAnsi="Traditional Arabic" w:cs="Traditional Arabic"/>
              <w:sz w:val="28"/>
              <w:szCs w:val="28"/>
              <w:rtl/>
            </w:rPr>
          </w:rPrChange>
        </w:rPr>
        <w:t>تتداخل في مشروع منصة "عاون" مجموعة من المفاهيم العلمية والتقنية الحديثة التي تشكل معاً البنية التحتية لهذا النظام المتكامل. يتناول هذا القسم تحليلاً مفصلاً لهذه المفاهيم، موضحاً دور كل منها في تحقيق أهداف المشروع وفعاليته التشغيلية، مع التعمق في الأسس النظرية لكل تقنية</w:t>
      </w:r>
      <w:del w:id="461" w:author="BASHAR FAISAL" w:date="2026-04-19T16:29:00Z">
        <w:r w:rsidR="001D4C08" w:rsidRPr="00AA5F69" w:rsidDel="00CD3621">
          <w:rPr>
            <w:rFonts w:asciiTheme="majorBidi" w:hAnsiTheme="majorBidi" w:cstheme="majorBidi"/>
            <w:sz w:val="28"/>
            <w:szCs w:val="28"/>
            <w:rtl/>
            <w:rPrChange w:id="462" w:author="Maher" w:date="2026-04-24T00:10:00Z">
              <w:rPr>
                <w:rFonts w:ascii="Traditional Arabic" w:hAnsi="Traditional Arabic" w:cs="Traditional Arabic"/>
                <w:sz w:val="28"/>
                <w:szCs w:val="28"/>
                <w:rtl/>
              </w:rPr>
            </w:rPrChange>
          </w:rPr>
          <w:delText xml:space="preserve"> </w:delText>
        </w:r>
        <w:r w:rsidR="00D83C89" w:rsidRPr="00AA5F69" w:rsidDel="00CD3621">
          <w:rPr>
            <w:rFonts w:asciiTheme="majorBidi" w:hAnsiTheme="majorBidi" w:cstheme="majorBidi"/>
            <w:sz w:val="28"/>
            <w:szCs w:val="28"/>
            <w:rtl/>
            <w:rPrChange w:id="463" w:author="Maher" w:date="2026-04-24T00:10:00Z">
              <w:rPr>
                <w:rFonts w:ascii="Traditional Arabic" w:hAnsi="Traditional Arabic" w:cs="Traditional Arabic"/>
                <w:sz w:val="28"/>
                <w:szCs w:val="28"/>
                <w:rtl/>
              </w:rPr>
            </w:rPrChange>
          </w:rPr>
          <w:delText>(</w:delText>
        </w:r>
        <w:r w:rsidR="001D4C08" w:rsidRPr="00AA5F69" w:rsidDel="00CD3621">
          <w:rPr>
            <w:rFonts w:asciiTheme="majorBidi" w:hAnsiTheme="majorBidi" w:cstheme="majorBidi"/>
            <w:sz w:val="28"/>
            <w:szCs w:val="28"/>
            <w:rtl/>
            <w:rPrChange w:id="464" w:author="Maher" w:date="2026-04-24T00:10:00Z">
              <w:rPr>
                <w:rFonts w:ascii="Traditional Arabic" w:hAnsi="Traditional Arabic" w:cs="Traditional Arabic"/>
                <w:sz w:val="28"/>
                <w:szCs w:val="28"/>
                <w:rtl/>
              </w:rPr>
            </w:rPrChange>
          </w:rPr>
          <w:delText>1</w:delText>
        </w:r>
        <w:r w:rsidR="00D83C89" w:rsidRPr="00AA5F69" w:rsidDel="00CD3621">
          <w:rPr>
            <w:rFonts w:asciiTheme="majorBidi" w:hAnsiTheme="majorBidi" w:cstheme="majorBidi"/>
            <w:sz w:val="28"/>
            <w:szCs w:val="28"/>
            <w:rtl/>
            <w:rPrChange w:id="465" w:author="Maher" w:date="2026-04-24T00:10:00Z">
              <w:rPr>
                <w:rFonts w:ascii="Traditional Arabic" w:hAnsi="Traditional Arabic" w:cs="Traditional Arabic"/>
                <w:sz w:val="28"/>
                <w:szCs w:val="28"/>
                <w:rtl/>
              </w:rPr>
            </w:rPrChange>
          </w:rPr>
          <w:delText>)</w:delText>
        </w:r>
      </w:del>
      <w:r w:rsidR="00FC0F01" w:rsidRPr="00AA5F69">
        <w:rPr>
          <w:rFonts w:asciiTheme="majorBidi" w:hAnsiTheme="majorBidi" w:cstheme="majorBidi"/>
          <w:sz w:val="28"/>
          <w:szCs w:val="28"/>
          <w:rtl/>
          <w:rPrChange w:id="466" w:author="Maher" w:date="2026-04-24T00:10:00Z">
            <w:rPr>
              <w:rFonts w:ascii="Traditional Arabic" w:hAnsi="Traditional Arabic" w:cs="Traditional Arabic"/>
              <w:sz w:val="28"/>
              <w:szCs w:val="28"/>
              <w:rtl/>
            </w:rPr>
          </w:rPrChange>
        </w:rPr>
        <w:t>.</w:t>
      </w:r>
    </w:p>
    <w:p w:rsidR="001D4C08" w:rsidRPr="00AA5F69" w:rsidDel="008502DD" w:rsidRDefault="001D4C08" w:rsidP="008779A9">
      <w:pPr>
        <w:bidi/>
        <w:jc w:val="both"/>
        <w:rPr>
          <w:del w:id="467" w:author="BASHAR FAISAL" w:date="2026-04-19T17:22:00Z"/>
          <w:rFonts w:asciiTheme="majorBidi" w:hAnsiTheme="majorBidi" w:cstheme="majorBidi"/>
          <w:sz w:val="28"/>
          <w:szCs w:val="28"/>
          <w:rtl/>
          <w:rPrChange w:id="468" w:author="Maher" w:date="2026-04-24T00:10:00Z">
            <w:rPr>
              <w:del w:id="469" w:author="BASHAR FAISAL" w:date="2026-04-19T17:22:00Z"/>
              <w:rFonts w:ascii="Traditional Arabic" w:hAnsi="Traditional Arabic" w:cs="Traditional Arabic"/>
              <w:b/>
              <w:bCs/>
              <w:sz w:val="28"/>
              <w:szCs w:val="28"/>
              <w:rtl/>
            </w:rPr>
          </w:rPrChange>
        </w:rPr>
      </w:pPr>
      <w:r w:rsidRPr="00AA5F69">
        <w:rPr>
          <w:rFonts w:asciiTheme="majorBidi" w:hAnsiTheme="majorBidi" w:cstheme="majorBidi"/>
          <w:sz w:val="28"/>
          <w:szCs w:val="28"/>
          <w:rPrChange w:id="470" w:author="Maher" w:date="2026-04-24T00:10:00Z">
            <w:rPr>
              <w:rFonts w:ascii="Traditional Arabic" w:hAnsi="Traditional Arabic" w:cs="Traditional Arabic"/>
              <w:b/>
              <w:bCs/>
              <w:sz w:val="28"/>
              <w:szCs w:val="28"/>
            </w:rPr>
          </w:rPrChange>
        </w:rPr>
        <w:t xml:space="preserve"> 2.</w:t>
      </w:r>
      <w:del w:id="471" w:author="BASHAR FAISAL" w:date="2026-04-19T17:22:00Z">
        <w:r w:rsidRPr="00AA5F69" w:rsidDel="008502DD">
          <w:rPr>
            <w:rFonts w:asciiTheme="majorBidi" w:hAnsiTheme="majorBidi" w:cstheme="majorBidi"/>
            <w:sz w:val="28"/>
            <w:szCs w:val="28"/>
            <w:rPrChange w:id="472" w:author="Maher" w:date="2026-04-24T00:10:00Z">
              <w:rPr>
                <w:rFonts w:ascii="Traditional Arabic" w:hAnsi="Traditional Arabic" w:cs="Traditional Arabic"/>
                <w:b/>
                <w:bCs/>
                <w:sz w:val="28"/>
                <w:szCs w:val="28"/>
              </w:rPr>
            </w:rPrChange>
          </w:rPr>
          <w:delText>3</w:delText>
        </w:r>
      </w:del>
      <w:ins w:id="473" w:author="BASHAR FAISAL" w:date="2026-04-19T17:22:00Z">
        <w:r w:rsidR="008502DD" w:rsidRPr="00AA5F69">
          <w:rPr>
            <w:rFonts w:asciiTheme="majorBidi" w:hAnsiTheme="majorBidi" w:cstheme="majorBidi"/>
            <w:sz w:val="28"/>
            <w:szCs w:val="28"/>
            <w:rPrChange w:id="474" w:author="Maher" w:date="2026-04-24T00:10:00Z">
              <w:rPr>
                <w:rFonts w:ascii="Traditional Arabic" w:hAnsi="Traditional Arabic" w:cs="Traditional Arabic"/>
                <w:b/>
                <w:bCs/>
                <w:sz w:val="28"/>
                <w:szCs w:val="28"/>
              </w:rPr>
            </w:rPrChange>
          </w:rPr>
          <w:t>2</w:t>
        </w:r>
      </w:ins>
      <w:r w:rsidRPr="00AA5F69">
        <w:rPr>
          <w:rFonts w:asciiTheme="majorBidi" w:hAnsiTheme="majorBidi" w:cstheme="majorBidi"/>
          <w:sz w:val="28"/>
          <w:szCs w:val="28"/>
          <w:rPrChange w:id="475" w:author="Maher" w:date="2026-04-24T00:10:00Z">
            <w:rPr>
              <w:rFonts w:ascii="Traditional Arabic" w:hAnsi="Traditional Arabic" w:cs="Traditional Arabic"/>
              <w:b/>
              <w:bCs/>
              <w:sz w:val="28"/>
              <w:szCs w:val="28"/>
            </w:rPr>
          </w:rPrChange>
        </w:rPr>
        <w:t>.1</w:t>
      </w:r>
      <w:del w:id="476" w:author="Maher" w:date="2026-04-24T19:00:00Z">
        <w:r w:rsidRPr="00AA5F69" w:rsidDel="008A3690">
          <w:rPr>
            <w:rFonts w:asciiTheme="majorBidi" w:hAnsiTheme="majorBidi" w:cstheme="majorBidi"/>
            <w:sz w:val="28"/>
            <w:szCs w:val="28"/>
            <w:rPrChange w:id="477" w:author="Maher" w:date="2026-04-24T00:10:00Z">
              <w:rPr>
                <w:rFonts w:ascii="Traditional Arabic" w:hAnsi="Traditional Arabic" w:cs="Traditional Arabic"/>
                <w:b/>
                <w:bCs/>
                <w:sz w:val="28"/>
                <w:szCs w:val="28"/>
              </w:rPr>
            </w:rPrChange>
          </w:rPr>
          <w:delText xml:space="preserve"> </w:delText>
        </w:r>
      </w:del>
      <w:del w:id="478" w:author="BASHAR FAISAL" w:date="2026-04-19T17:22:00Z">
        <w:r w:rsidRPr="00AA5F69" w:rsidDel="008502DD">
          <w:rPr>
            <w:rFonts w:asciiTheme="majorBidi" w:hAnsiTheme="majorBidi" w:cstheme="majorBidi"/>
            <w:sz w:val="28"/>
            <w:szCs w:val="28"/>
            <w:rtl/>
            <w:rPrChange w:id="479" w:author="Maher" w:date="2026-04-24T00:10:00Z">
              <w:rPr>
                <w:rFonts w:ascii="Traditional Arabic" w:hAnsi="Traditional Arabic" w:cs="Traditional Arabic"/>
                <w:b/>
                <w:bCs/>
                <w:sz w:val="28"/>
                <w:szCs w:val="28"/>
                <w:rtl/>
              </w:rPr>
            </w:rPrChange>
          </w:rPr>
          <w:delText>أنظمة إدارة المطاعم</w:delText>
        </w:r>
        <w:r w:rsidRPr="00AA5F69" w:rsidDel="008502DD">
          <w:rPr>
            <w:rFonts w:asciiTheme="majorBidi" w:hAnsiTheme="majorBidi" w:cstheme="majorBidi"/>
            <w:sz w:val="28"/>
            <w:szCs w:val="28"/>
            <w:rPrChange w:id="480" w:author="Maher" w:date="2026-04-24T00:10:00Z">
              <w:rPr>
                <w:rFonts w:ascii="Traditional Arabic" w:hAnsi="Traditional Arabic" w:cs="Traditional Arabic"/>
                <w:b/>
                <w:bCs/>
                <w:sz w:val="28"/>
                <w:szCs w:val="28"/>
              </w:rPr>
            </w:rPrChange>
          </w:rPr>
          <w:delText xml:space="preserve"> (Restaurant Management Systems - RMS)</w:delText>
        </w:r>
      </w:del>
    </w:p>
    <w:p w:rsidR="001D4C08" w:rsidRPr="00AA5F69" w:rsidDel="008502DD" w:rsidRDefault="001D4C08">
      <w:pPr>
        <w:bidi/>
        <w:jc w:val="both"/>
        <w:rPr>
          <w:del w:id="481" w:author="BASHAR FAISAL" w:date="2026-04-19T17:22:00Z"/>
          <w:rFonts w:asciiTheme="majorBidi" w:hAnsiTheme="majorBidi" w:cstheme="majorBidi"/>
          <w:sz w:val="28"/>
          <w:szCs w:val="28"/>
          <w:rtl/>
          <w:rPrChange w:id="482" w:author="Maher" w:date="2026-04-24T00:10:00Z">
            <w:rPr>
              <w:del w:id="483" w:author="BASHAR FAISAL" w:date="2026-04-19T17:22:00Z"/>
              <w:rFonts w:ascii="Traditional Arabic" w:hAnsi="Traditional Arabic" w:cs="Traditional Arabic"/>
              <w:sz w:val="28"/>
              <w:szCs w:val="28"/>
              <w:rtl/>
            </w:rPr>
          </w:rPrChange>
        </w:rPr>
        <w:pPrChange w:id="484" w:author="Maher" w:date="2026-04-24T00:10:00Z">
          <w:pPr>
            <w:bidi/>
            <w:jc w:val="both"/>
          </w:pPr>
        </w:pPrChange>
      </w:pPr>
      <w:del w:id="485" w:author="BASHAR FAISAL" w:date="2026-04-19T17:22:00Z">
        <w:r w:rsidRPr="00AA5F69" w:rsidDel="008502DD">
          <w:rPr>
            <w:rFonts w:asciiTheme="majorBidi" w:hAnsiTheme="majorBidi" w:cstheme="majorBidi"/>
            <w:sz w:val="28"/>
            <w:szCs w:val="28"/>
            <w:rtl/>
            <w:rPrChange w:id="486" w:author="Maher" w:date="2026-04-24T00:10:00Z">
              <w:rPr>
                <w:rFonts w:ascii="Traditional Arabic" w:hAnsi="Traditional Arabic" w:cs="Traditional Arabic"/>
                <w:sz w:val="28"/>
                <w:szCs w:val="28"/>
                <w:rtl/>
              </w:rPr>
            </w:rPrChange>
          </w:rPr>
          <w:delText>تُعرّف أنظمة إدارة المطاعم</w:delText>
        </w:r>
        <w:r w:rsidRPr="00AA5F69" w:rsidDel="008502DD">
          <w:rPr>
            <w:rFonts w:asciiTheme="majorBidi" w:hAnsiTheme="majorBidi" w:cstheme="majorBidi"/>
            <w:sz w:val="28"/>
            <w:szCs w:val="28"/>
            <w:rPrChange w:id="487" w:author="Maher" w:date="2026-04-24T00:10:00Z">
              <w:rPr>
                <w:rFonts w:ascii="Traditional Arabic" w:hAnsi="Traditional Arabic" w:cs="Traditional Arabic"/>
                <w:sz w:val="28"/>
                <w:szCs w:val="28"/>
              </w:rPr>
            </w:rPrChange>
          </w:rPr>
          <w:delText xml:space="preserve"> (RMS) </w:delText>
        </w:r>
        <w:r w:rsidRPr="00AA5F69" w:rsidDel="008502DD">
          <w:rPr>
            <w:rFonts w:asciiTheme="majorBidi" w:hAnsiTheme="majorBidi" w:cstheme="majorBidi"/>
            <w:sz w:val="28"/>
            <w:szCs w:val="28"/>
            <w:rtl/>
            <w:rPrChange w:id="488" w:author="Maher" w:date="2026-04-24T00:10:00Z">
              <w:rPr>
                <w:rFonts w:ascii="Traditional Arabic" w:hAnsi="Traditional Arabic" w:cs="Traditional Arabic"/>
                <w:sz w:val="28"/>
                <w:szCs w:val="28"/>
                <w:rtl/>
              </w:rPr>
            </w:rPrChange>
          </w:rPr>
          <w:delText xml:space="preserve">بأنها حزمة متكاملة من الحلول البرمجية والتقنية المصممة </w:delText>
        </w:r>
        <w:r w:rsidR="00FC0F01" w:rsidRPr="00AA5F69" w:rsidDel="008502DD">
          <w:rPr>
            <w:rFonts w:asciiTheme="majorBidi" w:hAnsiTheme="majorBidi" w:cstheme="majorBidi" w:hint="eastAsia"/>
            <w:sz w:val="28"/>
            <w:szCs w:val="28"/>
            <w:rtl/>
            <w:rPrChange w:id="489" w:author="Maher" w:date="2026-04-24T00:10:00Z">
              <w:rPr>
                <w:rFonts w:ascii="Traditional Arabic" w:hAnsi="Traditional Arabic" w:cs="Traditional Arabic" w:hint="eastAsia"/>
                <w:sz w:val="28"/>
                <w:szCs w:val="28"/>
                <w:rtl/>
              </w:rPr>
            </w:rPrChange>
          </w:rPr>
          <w:delText>لرقمنه</w:delText>
        </w:r>
        <w:r w:rsidRPr="00AA5F69" w:rsidDel="008502DD">
          <w:rPr>
            <w:rFonts w:asciiTheme="majorBidi" w:hAnsiTheme="majorBidi" w:cstheme="majorBidi"/>
            <w:sz w:val="28"/>
            <w:szCs w:val="28"/>
            <w:rtl/>
            <w:rPrChange w:id="490" w:author="Maher" w:date="2026-04-24T00:10:00Z">
              <w:rPr>
                <w:rFonts w:ascii="Traditional Arabic" w:hAnsi="Traditional Arabic" w:cs="Traditional Arabic"/>
                <w:sz w:val="28"/>
                <w:szCs w:val="28"/>
                <w:rtl/>
              </w:rPr>
            </w:rPrChange>
          </w:rPr>
          <w:delText xml:space="preserve"> </w:delText>
        </w:r>
        <w:r w:rsidR="00FC0F01" w:rsidRPr="00AA5F69" w:rsidDel="008502DD">
          <w:rPr>
            <w:rFonts w:asciiTheme="majorBidi" w:hAnsiTheme="majorBidi" w:cstheme="majorBidi" w:hint="eastAsia"/>
            <w:sz w:val="28"/>
            <w:szCs w:val="28"/>
            <w:rtl/>
            <w:rPrChange w:id="491" w:author="Maher" w:date="2026-04-24T00:10:00Z">
              <w:rPr>
                <w:rFonts w:ascii="Traditional Arabic" w:hAnsi="Traditional Arabic" w:cs="Traditional Arabic" w:hint="eastAsia"/>
                <w:sz w:val="28"/>
                <w:szCs w:val="28"/>
                <w:rtl/>
              </w:rPr>
            </w:rPrChange>
          </w:rPr>
          <w:delText>وأتمته</w:delText>
        </w:r>
        <w:r w:rsidRPr="00AA5F69" w:rsidDel="008502DD">
          <w:rPr>
            <w:rFonts w:asciiTheme="majorBidi" w:hAnsiTheme="majorBidi" w:cstheme="majorBidi"/>
            <w:sz w:val="28"/>
            <w:szCs w:val="28"/>
            <w:rtl/>
            <w:rPrChange w:id="492" w:author="Maher" w:date="2026-04-24T00:10:00Z">
              <w:rPr>
                <w:rFonts w:ascii="Traditional Arabic" w:hAnsi="Traditional Arabic" w:cs="Traditional Arabic"/>
                <w:sz w:val="28"/>
                <w:szCs w:val="28"/>
                <w:rtl/>
              </w:rPr>
            </w:rPrChange>
          </w:rPr>
          <w:delText xml:space="preserve"> العمليات اليومية داخل المطاعم، بدءاً من استقبال الطلبات وصولاً إلى </w:delText>
        </w:r>
      </w:del>
      <w:del w:id="493" w:author="BASHAR FAISAL" w:date="2026-04-19T16:35:00Z">
        <w:r w:rsidRPr="00AA5F69" w:rsidDel="004138B1">
          <w:rPr>
            <w:rFonts w:asciiTheme="majorBidi" w:hAnsiTheme="majorBidi" w:cstheme="majorBidi"/>
            <w:sz w:val="28"/>
            <w:szCs w:val="28"/>
            <w:rtl/>
            <w:rPrChange w:id="494" w:author="Maher" w:date="2026-04-24T00:10:00Z">
              <w:rPr>
                <w:rFonts w:ascii="Traditional Arabic" w:hAnsi="Traditional Arabic" w:cs="Traditional Arabic"/>
                <w:sz w:val="28"/>
                <w:szCs w:val="28"/>
                <w:rtl/>
              </w:rPr>
            </w:rPrChange>
          </w:rPr>
          <w:delText>إدارة المخزون و</w:delText>
        </w:r>
      </w:del>
      <w:del w:id="495" w:author="BASHAR FAISAL" w:date="2026-04-19T17:22:00Z">
        <w:r w:rsidRPr="00AA5F69" w:rsidDel="008502DD">
          <w:rPr>
            <w:rFonts w:asciiTheme="majorBidi" w:hAnsiTheme="majorBidi" w:cstheme="majorBidi"/>
            <w:sz w:val="28"/>
            <w:szCs w:val="28"/>
            <w:rtl/>
            <w:rPrChange w:id="496" w:author="Maher" w:date="2026-04-24T00:10:00Z">
              <w:rPr>
                <w:rFonts w:ascii="Traditional Arabic" w:hAnsi="Traditional Arabic" w:cs="Traditional Arabic"/>
                <w:sz w:val="28"/>
                <w:szCs w:val="28"/>
                <w:rtl/>
              </w:rPr>
            </w:rPrChange>
          </w:rPr>
          <w:delText>المبيعات</w:delText>
        </w:r>
      </w:del>
      <w:del w:id="497" w:author="BASHAR FAISAL" w:date="2026-04-19T16:32:00Z">
        <w:r w:rsidRPr="00AA5F69" w:rsidDel="00CD3621">
          <w:rPr>
            <w:rFonts w:asciiTheme="majorBidi" w:hAnsiTheme="majorBidi" w:cstheme="majorBidi"/>
            <w:sz w:val="28"/>
            <w:szCs w:val="28"/>
            <w:rtl/>
            <w:rPrChange w:id="498" w:author="Maher" w:date="2026-04-24T00:10:00Z">
              <w:rPr>
                <w:rFonts w:ascii="Traditional Arabic" w:hAnsi="Traditional Arabic" w:cs="Traditional Arabic"/>
                <w:sz w:val="28"/>
                <w:szCs w:val="28"/>
                <w:rtl/>
              </w:rPr>
            </w:rPrChange>
          </w:rPr>
          <w:delText xml:space="preserve"> </w:delText>
        </w:r>
        <w:r w:rsidR="00D83C89" w:rsidRPr="00AA5F69" w:rsidDel="00CD3621">
          <w:rPr>
            <w:rFonts w:asciiTheme="majorBidi" w:hAnsiTheme="majorBidi" w:cstheme="majorBidi"/>
            <w:sz w:val="28"/>
            <w:szCs w:val="28"/>
            <w:rtl/>
            <w:rPrChange w:id="499" w:author="Maher" w:date="2026-04-24T00:10:00Z">
              <w:rPr>
                <w:rFonts w:ascii="Traditional Arabic" w:hAnsi="Traditional Arabic" w:cs="Traditional Arabic"/>
                <w:sz w:val="28"/>
                <w:szCs w:val="28"/>
                <w:rtl/>
              </w:rPr>
            </w:rPrChange>
          </w:rPr>
          <w:delText>(</w:delText>
        </w:r>
        <w:r w:rsidRPr="00AA5F69" w:rsidDel="00CD3621">
          <w:rPr>
            <w:rFonts w:asciiTheme="majorBidi" w:hAnsiTheme="majorBidi" w:cstheme="majorBidi"/>
            <w:sz w:val="28"/>
            <w:szCs w:val="28"/>
            <w:rtl/>
            <w:rPrChange w:id="500" w:author="Maher" w:date="2026-04-24T00:10:00Z">
              <w:rPr>
                <w:rFonts w:ascii="Traditional Arabic" w:hAnsi="Traditional Arabic" w:cs="Traditional Arabic"/>
                <w:sz w:val="28"/>
                <w:szCs w:val="28"/>
                <w:rtl/>
              </w:rPr>
            </w:rPrChange>
          </w:rPr>
          <w:delText>3)</w:delText>
        </w:r>
      </w:del>
      <w:del w:id="501" w:author="BASHAR FAISAL" w:date="2026-04-19T17:22:00Z">
        <w:r w:rsidRPr="00AA5F69" w:rsidDel="008502DD">
          <w:rPr>
            <w:rFonts w:asciiTheme="majorBidi" w:hAnsiTheme="majorBidi" w:cstheme="majorBidi"/>
            <w:sz w:val="28"/>
            <w:szCs w:val="28"/>
            <w:rtl/>
            <w:rPrChange w:id="502" w:author="Maher" w:date="2026-04-24T00:10:00Z">
              <w:rPr>
                <w:rFonts w:ascii="Traditional Arabic" w:hAnsi="Traditional Arabic" w:cs="Traditional Arabic"/>
                <w:sz w:val="28"/>
                <w:szCs w:val="28"/>
                <w:rtl/>
              </w:rPr>
            </w:rPrChange>
          </w:rPr>
          <w:delText>. في سياق منصة "عاون"، لا يقتصر دور الـ</w:delText>
        </w:r>
        <w:r w:rsidRPr="00AA5F69" w:rsidDel="008502DD">
          <w:rPr>
            <w:rFonts w:asciiTheme="majorBidi" w:hAnsiTheme="majorBidi" w:cstheme="majorBidi"/>
            <w:sz w:val="28"/>
            <w:szCs w:val="28"/>
            <w:rPrChange w:id="503" w:author="Maher" w:date="2026-04-24T00:10:00Z">
              <w:rPr>
                <w:rFonts w:ascii="Traditional Arabic" w:hAnsi="Traditional Arabic" w:cs="Traditional Arabic"/>
                <w:sz w:val="28"/>
                <w:szCs w:val="28"/>
              </w:rPr>
            </w:rPrChange>
          </w:rPr>
          <w:delText xml:space="preserve"> RMS </w:delText>
        </w:r>
        <w:r w:rsidRPr="00AA5F69" w:rsidDel="008502DD">
          <w:rPr>
            <w:rFonts w:asciiTheme="majorBidi" w:hAnsiTheme="majorBidi" w:cstheme="majorBidi"/>
            <w:sz w:val="28"/>
            <w:szCs w:val="28"/>
            <w:rtl/>
            <w:rPrChange w:id="504" w:author="Maher" w:date="2026-04-24T00:10:00Z">
              <w:rPr>
                <w:rFonts w:ascii="Traditional Arabic" w:hAnsi="Traditional Arabic" w:cs="Traditional Arabic"/>
                <w:sz w:val="28"/>
                <w:szCs w:val="28"/>
                <w:rtl/>
              </w:rPr>
            </w:rPrChange>
          </w:rPr>
          <w:delText>على الجوانب المحاسبية التقليدية، بل يمتد ليكون أداة استراتيجية لتحسين كفاءة الموارد وتقليل الفاقد</w:delText>
        </w:r>
        <w:r w:rsidRPr="00AA5F69" w:rsidDel="008502DD">
          <w:rPr>
            <w:rFonts w:asciiTheme="majorBidi" w:hAnsiTheme="majorBidi" w:cstheme="majorBidi"/>
            <w:sz w:val="28"/>
            <w:szCs w:val="28"/>
            <w:rPrChange w:id="505" w:author="Maher" w:date="2026-04-24T00:10:00Z">
              <w:rPr>
                <w:rFonts w:ascii="Traditional Arabic" w:hAnsi="Traditional Arabic" w:cs="Traditional Arabic"/>
                <w:sz w:val="28"/>
                <w:szCs w:val="28"/>
              </w:rPr>
            </w:rPrChange>
          </w:rPr>
          <w:delText xml:space="preserve"> </w:delText>
        </w:r>
      </w:del>
      <w:del w:id="506" w:author="BASHAR FAISAL" w:date="2026-04-19T16:33:00Z">
        <w:r w:rsidR="00D83C89" w:rsidRPr="00AA5F69" w:rsidDel="00CD3621">
          <w:rPr>
            <w:rFonts w:asciiTheme="majorBidi" w:hAnsiTheme="majorBidi" w:cstheme="majorBidi"/>
            <w:sz w:val="28"/>
            <w:szCs w:val="28"/>
            <w:rPrChange w:id="507" w:author="Maher" w:date="2026-04-24T00:10:00Z">
              <w:rPr>
                <w:rFonts w:ascii="Traditional Arabic" w:hAnsi="Traditional Arabic" w:cs="Traditional Arabic"/>
                <w:sz w:val="28"/>
                <w:szCs w:val="28"/>
              </w:rPr>
            </w:rPrChange>
          </w:rPr>
          <w:delText>(</w:delText>
        </w:r>
        <w:r w:rsidRPr="00AA5F69" w:rsidDel="00CD3621">
          <w:rPr>
            <w:rFonts w:asciiTheme="majorBidi" w:hAnsiTheme="majorBidi" w:cstheme="majorBidi"/>
            <w:sz w:val="28"/>
            <w:szCs w:val="28"/>
            <w:rPrChange w:id="508" w:author="Maher" w:date="2026-04-24T00:10:00Z">
              <w:rPr>
                <w:rFonts w:ascii="Traditional Arabic" w:hAnsi="Traditional Arabic" w:cs="Traditional Arabic"/>
                <w:sz w:val="28"/>
                <w:szCs w:val="28"/>
              </w:rPr>
            </w:rPrChange>
          </w:rPr>
          <w:delText>5).</w:delText>
        </w:r>
      </w:del>
    </w:p>
    <w:p w:rsidR="001D4C08" w:rsidRPr="00AA5F69" w:rsidDel="008502DD" w:rsidRDefault="001D4C08">
      <w:pPr>
        <w:bidi/>
        <w:jc w:val="both"/>
        <w:rPr>
          <w:del w:id="509" w:author="BASHAR FAISAL" w:date="2026-04-19T17:22:00Z"/>
          <w:rFonts w:asciiTheme="majorBidi" w:hAnsiTheme="majorBidi" w:cstheme="majorBidi"/>
          <w:sz w:val="28"/>
          <w:szCs w:val="28"/>
          <w:rtl/>
          <w:rPrChange w:id="510" w:author="Maher" w:date="2026-04-24T00:10:00Z">
            <w:rPr>
              <w:del w:id="511" w:author="BASHAR FAISAL" w:date="2026-04-19T17:22:00Z"/>
              <w:rFonts w:ascii="Traditional Arabic" w:hAnsi="Traditional Arabic" w:cs="Traditional Arabic"/>
              <w:sz w:val="28"/>
              <w:szCs w:val="28"/>
              <w:rtl/>
            </w:rPr>
          </w:rPrChange>
        </w:rPr>
        <w:pPrChange w:id="512" w:author="Maher" w:date="2026-04-24T00:10:00Z">
          <w:pPr>
            <w:bidi/>
            <w:jc w:val="both"/>
          </w:pPr>
        </w:pPrChange>
      </w:pPr>
      <w:del w:id="513" w:author="BASHAR FAISAL" w:date="2026-04-19T17:22:00Z">
        <w:r w:rsidRPr="00AA5F69" w:rsidDel="008502DD">
          <w:rPr>
            <w:rFonts w:asciiTheme="majorBidi" w:hAnsiTheme="majorBidi" w:cstheme="majorBidi"/>
            <w:sz w:val="28"/>
            <w:szCs w:val="28"/>
            <w:rtl/>
            <w:rPrChange w:id="514" w:author="Maher" w:date="2026-04-24T00:10:00Z">
              <w:rPr>
                <w:rFonts w:ascii="Traditional Arabic" w:hAnsi="Traditional Arabic" w:cs="Traditional Arabic"/>
                <w:sz w:val="28"/>
                <w:szCs w:val="28"/>
                <w:rtl/>
              </w:rPr>
            </w:rPrChange>
          </w:rPr>
          <w:delText>تطورت هذه الأنظمة من مجرد آلات تسجيل نقدية بسيطة إلى منظومات سحابية معقدة تدير "البيانات الضخمة" للمطعم. يوفر النظام لوحات تحكم</w:delText>
        </w:r>
        <w:r w:rsidRPr="00AA5F69" w:rsidDel="008502DD">
          <w:rPr>
            <w:rFonts w:asciiTheme="majorBidi" w:hAnsiTheme="majorBidi" w:cstheme="majorBidi"/>
            <w:sz w:val="28"/>
            <w:szCs w:val="28"/>
            <w:rPrChange w:id="515" w:author="Maher" w:date="2026-04-24T00:10:00Z">
              <w:rPr>
                <w:rFonts w:ascii="Traditional Arabic" w:hAnsi="Traditional Arabic" w:cs="Traditional Arabic"/>
                <w:sz w:val="28"/>
                <w:szCs w:val="28"/>
              </w:rPr>
            </w:rPrChange>
          </w:rPr>
          <w:delText xml:space="preserve"> (Dashboards) </w:delText>
        </w:r>
        <w:r w:rsidRPr="00AA5F69" w:rsidDel="008502DD">
          <w:rPr>
            <w:rFonts w:asciiTheme="majorBidi" w:hAnsiTheme="majorBidi" w:cstheme="majorBidi"/>
            <w:sz w:val="28"/>
            <w:szCs w:val="28"/>
            <w:rtl/>
            <w:rPrChange w:id="516" w:author="Maher" w:date="2026-04-24T00:10:00Z">
              <w:rPr>
                <w:rFonts w:ascii="Traditional Arabic" w:hAnsi="Traditional Arabic" w:cs="Traditional Arabic"/>
                <w:sz w:val="28"/>
                <w:szCs w:val="28"/>
                <w:rtl/>
              </w:rPr>
            </w:rPrChange>
          </w:rPr>
          <w:delText>متقدمة تتيح لمديري المطاعم متابعة حية لمؤشرات الأداء</w:delText>
        </w:r>
        <w:r w:rsidRPr="00AA5F69" w:rsidDel="008502DD">
          <w:rPr>
            <w:rFonts w:asciiTheme="majorBidi" w:hAnsiTheme="majorBidi" w:cstheme="majorBidi"/>
            <w:sz w:val="28"/>
            <w:szCs w:val="28"/>
            <w:rPrChange w:id="517" w:author="Maher" w:date="2026-04-24T00:10:00Z">
              <w:rPr>
                <w:rFonts w:ascii="Traditional Arabic" w:hAnsi="Traditional Arabic" w:cs="Traditional Arabic"/>
                <w:sz w:val="28"/>
                <w:szCs w:val="28"/>
              </w:rPr>
            </w:rPrChange>
          </w:rPr>
          <w:delText xml:space="preserve"> (KPIs)</w:delText>
        </w:r>
        <w:r w:rsidRPr="00AA5F69" w:rsidDel="008502DD">
          <w:rPr>
            <w:rFonts w:asciiTheme="majorBidi" w:hAnsiTheme="majorBidi" w:cstheme="majorBidi"/>
            <w:sz w:val="28"/>
            <w:szCs w:val="28"/>
            <w:rtl/>
            <w:rPrChange w:id="518" w:author="Maher" w:date="2026-04-24T00:10:00Z">
              <w:rPr>
                <w:rFonts w:ascii="Traditional Arabic" w:hAnsi="Traditional Arabic" w:cs="Traditional Arabic"/>
                <w:sz w:val="28"/>
                <w:szCs w:val="28"/>
                <w:rtl/>
              </w:rPr>
            </w:rPrChange>
          </w:rPr>
          <w:delText>، مثل</w:delText>
        </w:r>
        <w:r w:rsidRPr="00AA5F69" w:rsidDel="008502DD">
          <w:rPr>
            <w:rFonts w:asciiTheme="majorBidi" w:hAnsiTheme="majorBidi" w:cstheme="majorBidi"/>
            <w:sz w:val="28"/>
            <w:szCs w:val="28"/>
            <w:rPrChange w:id="519" w:author="Maher" w:date="2026-04-24T00:10:00Z">
              <w:rPr>
                <w:rFonts w:ascii="Traditional Arabic" w:hAnsi="Traditional Arabic" w:cs="Traditional Arabic"/>
                <w:sz w:val="28"/>
                <w:szCs w:val="28"/>
              </w:rPr>
            </w:rPrChange>
          </w:rPr>
          <w:delText>:</w:delText>
        </w:r>
      </w:del>
    </w:p>
    <w:p w:rsidR="001D4C08" w:rsidRPr="00AA5F69" w:rsidDel="008502DD" w:rsidRDefault="001D4C08">
      <w:pPr>
        <w:bidi/>
        <w:jc w:val="both"/>
        <w:rPr>
          <w:del w:id="520" w:author="BASHAR FAISAL" w:date="2026-04-19T17:22:00Z"/>
          <w:rFonts w:asciiTheme="majorBidi" w:hAnsiTheme="majorBidi" w:cstheme="majorBidi"/>
          <w:sz w:val="28"/>
          <w:szCs w:val="28"/>
          <w:rtl/>
          <w:rPrChange w:id="521" w:author="Maher" w:date="2026-04-24T00:10:00Z">
            <w:rPr>
              <w:del w:id="522" w:author="BASHAR FAISAL" w:date="2026-04-19T17:22:00Z"/>
              <w:rFonts w:ascii="Traditional Arabic" w:hAnsi="Traditional Arabic" w:cs="Traditional Arabic"/>
              <w:sz w:val="28"/>
              <w:szCs w:val="28"/>
              <w:rtl/>
            </w:rPr>
          </w:rPrChange>
        </w:rPr>
        <w:pPrChange w:id="523" w:author="Maher" w:date="2026-04-24T00:10:00Z">
          <w:pPr>
            <w:pStyle w:val="a3"/>
            <w:numPr>
              <w:numId w:val="47"/>
            </w:numPr>
            <w:bidi/>
            <w:ind w:left="360" w:hanging="360"/>
            <w:jc w:val="both"/>
          </w:pPr>
        </w:pPrChange>
      </w:pPr>
      <w:del w:id="524" w:author="BASHAR FAISAL" w:date="2026-04-19T17:22:00Z">
        <w:r w:rsidRPr="00AA5F69" w:rsidDel="008502DD">
          <w:rPr>
            <w:rFonts w:asciiTheme="majorBidi" w:hAnsiTheme="majorBidi" w:cstheme="majorBidi"/>
            <w:sz w:val="28"/>
            <w:szCs w:val="28"/>
            <w:rtl/>
            <w:rPrChange w:id="525" w:author="Maher" w:date="2026-04-24T00:10:00Z">
              <w:rPr>
                <w:rFonts w:ascii="Traditional Arabic" w:hAnsi="Traditional Arabic" w:cs="Traditional Arabic"/>
                <w:sz w:val="28"/>
                <w:szCs w:val="28"/>
                <w:rtl/>
              </w:rPr>
            </w:rPrChange>
          </w:rPr>
          <w:delText>حجم المبيعات اللحظي: تحليل المبيعات حسب الصنف والوقت لتحديد ساعات الذروة</w:delText>
        </w:r>
        <w:r w:rsidRPr="00AA5F69" w:rsidDel="008502DD">
          <w:rPr>
            <w:rFonts w:asciiTheme="majorBidi" w:hAnsiTheme="majorBidi" w:cstheme="majorBidi"/>
            <w:sz w:val="28"/>
            <w:szCs w:val="28"/>
            <w:rPrChange w:id="526" w:author="Maher" w:date="2026-04-24T00:10:00Z">
              <w:rPr>
                <w:rFonts w:ascii="Traditional Arabic" w:hAnsi="Traditional Arabic" w:cs="Traditional Arabic"/>
                <w:sz w:val="28"/>
                <w:szCs w:val="28"/>
              </w:rPr>
            </w:rPrChange>
          </w:rPr>
          <w:delText>.</w:delText>
        </w:r>
      </w:del>
    </w:p>
    <w:p w:rsidR="001D4C08" w:rsidRPr="00AA5F69" w:rsidDel="004138B1" w:rsidRDefault="001D4C08">
      <w:pPr>
        <w:bidi/>
        <w:jc w:val="both"/>
        <w:rPr>
          <w:del w:id="527" w:author="BASHAR FAISAL" w:date="2026-04-19T16:36:00Z"/>
          <w:rFonts w:asciiTheme="majorBidi" w:hAnsiTheme="majorBidi" w:cstheme="majorBidi"/>
          <w:sz w:val="28"/>
          <w:szCs w:val="28"/>
          <w:rtl/>
          <w:rPrChange w:id="528" w:author="Maher" w:date="2026-04-24T00:10:00Z">
            <w:rPr>
              <w:del w:id="529" w:author="BASHAR FAISAL" w:date="2026-04-19T16:36:00Z"/>
              <w:rFonts w:ascii="Traditional Arabic" w:hAnsi="Traditional Arabic" w:cs="Traditional Arabic"/>
              <w:sz w:val="28"/>
              <w:szCs w:val="28"/>
              <w:rtl/>
            </w:rPr>
          </w:rPrChange>
        </w:rPr>
        <w:pPrChange w:id="530" w:author="Maher" w:date="2026-04-24T00:10:00Z">
          <w:pPr>
            <w:pStyle w:val="a3"/>
            <w:numPr>
              <w:numId w:val="47"/>
            </w:numPr>
            <w:bidi/>
            <w:ind w:left="360" w:hanging="360"/>
            <w:jc w:val="both"/>
          </w:pPr>
        </w:pPrChange>
      </w:pPr>
      <w:del w:id="531" w:author="BASHAR FAISAL" w:date="2026-04-19T16:36:00Z">
        <w:r w:rsidRPr="00AA5F69" w:rsidDel="004138B1">
          <w:rPr>
            <w:rFonts w:asciiTheme="majorBidi" w:hAnsiTheme="majorBidi" w:cstheme="majorBidi"/>
            <w:sz w:val="28"/>
            <w:szCs w:val="28"/>
            <w:rtl/>
            <w:rPrChange w:id="532" w:author="Maher" w:date="2026-04-24T00:10:00Z">
              <w:rPr>
                <w:rFonts w:ascii="Traditional Arabic" w:hAnsi="Traditional Arabic" w:cs="Traditional Arabic"/>
                <w:sz w:val="28"/>
                <w:szCs w:val="28"/>
                <w:rtl/>
              </w:rPr>
            </w:rPrChange>
          </w:rPr>
          <w:delText>إدارة المخزون الذكية: تنبيه المدير عند قرب نفاذ المكونات الأساسية لتقليل تعطل العمل</w:delText>
        </w:r>
        <w:r w:rsidRPr="00AA5F69" w:rsidDel="004138B1">
          <w:rPr>
            <w:rFonts w:asciiTheme="majorBidi" w:hAnsiTheme="majorBidi" w:cstheme="majorBidi"/>
            <w:sz w:val="28"/>
            <w:szCs w:val="28"/>
            <w:rPrChange w:id="533" w:author="Maher" w:date="2026-04-24T00:10:00Z">
              <w:rPr>
                <w:rFonts w:ascii="Traditional Arabic" w:hAnsi="Traditional Arabic" w:cs="Traditional Arabic"/>
                <w:sz w:val="28"/>
                <w:szCs w:val="28"/>
              </w:rPr>
            </w:rPrChange>
          </w:rPr>
          <w:delText>.</w:delText>
        </w:r>
      </w:del>
    </w:p>
    <w:p w:rsidR="001D4C08" w:rsidRPr="00AA5F69" w:rsidDel="008502DD" w:rsidRDefault="001D4C08">
      <w:pPr>
        <w:bidi/>
        <w:jc w:val="both"/>
        <w:rPr>
          <w:del w:id="534" w:author="BASHAR FAISAL" w:date="2026-04-19T17:22:00Z"/>
          <w:rFonts w:asciiTheme="majorBidi" w:hAnsiTheme="majorBidi" w:cstheme="majorBidi"/>
          <w:sz w:val="28"/>
          <w:szCs w:val="28"/>
          <w:rtl/>
          <w:rPrChange w:id="535" w:author="Maher" w:date="2026-04-24T00:10:00Z">
            <w:rPr>
              <w:del w:id="536" w:author="BASHAR FAISAL" w:date="2026-04-19T17:22:00Z"/>
              <w:rFonts w:ascii="Traditional Arabic" w:hAnsi="Traditional Arabic" w:cs="Traditional Arabic"/>
              <w:sz w:val="28"/>
              <w:szCs w:val="28"/>
              <w:rtl/>
            </w:rPr>
          </w:rPrChange>
        </w:rPr>
        <w:pPrChange w:id="537" w:author="Maher" w:date="2026-04-24T00:10:00Z">
          <w:pPr>
            <w:pStyle w:val="a3"/>
            <w:numPr>
              <w:numId w:val="47"/>
            </w:numPr>
            <w:bidi/>
            <w:ind w:left="360" w:hanging="360"/>
            <w:jc w:val="both"/>
          </w:pPr>
        </w:pPrChange>
      </w:pPr>
      <w:del w:id="538" w:author="BASHAR FAISAL" w:date="2026-04-19T17:22:00Z">
        <w:r w:rsidRPr="00AA5F69" w:rsidDel="008502DD">
          <w:rPr>
            <w:rFonts w:asciiTheme="majorBidi" w:hAnsiTheme="majorBidi" w:cstheme="majorBidi"/>
            <w:sz w:val="28"/>
            <w:szCs w:val="28"/>
            <w:rtl/>
            <w:rPrChange w:id="539" w:author="Maher" w:date="2026-04-24T00:10:00Z">
              <w:rPr>
                <w:rFonts w:ascii="Traditional Arabic" w:hAnsi="Traditional Arabic" w:cs="Traditional Arabic"/>
                <w:sz w:val="28"/>
                <w:szCs w:val="28"/>
                <w:rtl/>
              </w:rPr>
            </w:rPrChange>
          </w:rPr>
          <w:delText>سرعة دوران الطاولات: قياس الوقت المستغرق منذ جلوس العميل وحتى مغادرته لتحسين تدفق الخدمة</w:delText>
        </w:r>
        <w:r w:rsidRPr="00AA5F69" w:rsidDel="008502DD">
          <w:rPr>
            <w:rFonts w:asciiTheme="majorBidi" w:hAnsiTheme="majorBidi" w:cstheme="majorBidi"/>
            <w:sz w:val="28"/>
            <w:szCs w:val="28"/>
            <w:rPrChange w:id="540" w:author="Maher" w:date="2026-04-24T00:10:00Z">
              <w:rPr>
                <w:rFonts w:ascii="Traditional Arabic" w:hAnsi="Traditional Arabic" w:cs="Traditional Arabic"/>
                <w:sz w:val="28"/>
                <w:szCs w:val="28"/>
              </w:rPr>
            </w:rPrChange>
          </w:rPr>
          <w:delText>.</w:delText>
        </w:r>
      </w:del>
    </w:p>
    <w:p w:rsidR="001D4C08" w:rsidRPr="00AA5F69" w:rsidDel="008502DD" w:rsidRDefault="001D4C08" w:rsidP="008A3690">
      <w:pPr>
        <w:bidi/>
        <w:jc w:val="both"/>
        <w:rPr>
          <w:del w:id="541" w:author="BASHAR FAISAL" w:date="2026-04-19T17:22:00Z"/>
          <w:rFonts w:asciiTheme="majorBidi" w:hAnsiTheme="majorBidi" w:cstheme="majorBidi"/>
          <w:sz w:val="28"/>
          <w:szCs w:val="28"/>
          <w:rtl/>
          <w:rPrChange w:id="542" w:author="Maher" w:date="2026-04-24T00:10:00Z">
            <w:rPr>
              <w:del w:id="543" w:author="BASHAR FAISAL" w:date="2026-04-19T17:22:00Z"/>
              <w:rFonts w:ascii="Traditional Arabic" w:hAnsi="Traditional Arabic" w:cs="Traditional Arabic"/>
              <w:sz w:val="28"/>
              <w:szCs w:val="28"/>
              <w:rtl/>
            </w:rPr>
          </w:rPrChange>
        </w:rPr>
      </w:pPr>
    </w:p>
    <w:p w:rsidR="001D4C08" w:rsidRPr="00AA5F69" w:rsidDel="008502DD" w:rsidRDefault="001D4C08" w:rsidP="005F6ECA">
      <w:pPr>
        <w:bidi/>
        <w:jc w:val="both"/>
        <w:rPr>
          <w:del w:id="544" w:author="BASHAR FAISAL" w:date="2026-04-19T17:22:00Z"/>
          <w:rFonts w:asciiTheme="majorBidi" w:hAnsiTheme="majorBidi" w:cstheme="majorBidi"/>
          <w:sz w:val="28"/>
          <w:szCs w:val="28"/>
          <w:rtl/>
          <w:rPrChange w:id="545" w:author="Maher" w:date="2026-04-24T00:10:00Z">
            <w:rPr>
              <w:del w:id="546" w:author="BASHAR FAISAL" w:date="2026-04-19T17:22:00Z"/>
              <w:rFonts w:ascii="Traditional Arabic" w:hAnsi="Traditional Arabic" w:cs="Traditional Arabic"/>
              <w:sz w:val="28"/>
              <w:szCs w:val="28"/>
              <w:rtl/>
            </w:rPr>
          </w:rPrChange>
        </w:rPr>
      </w:pPr>
      <w:del w:id="547" w:author="BASHAR FAISAL" w:date="2026-04-19T17:22:00Z">
        <w:r w:rsidRPr="00AA5F69" w:rsidDel="008502DD">
          <w:rPr>
            <w:rFonts w:asciiTheme="majorBidi" w:hAnsiTheme="majorBidi" w:cstheme="majorBidi"/>
            <w:sz w:val="28"/>
            <w:szCs w:val="28"/>
            <w:rtl/>
            <w:rPrChange w:id="548" w:author="Maher" w:date="2026-04-24T00:10:00Z">
              <w:rPr>
                <w:rFonts w:ascii="Traditional Arabic" w:hAnsi="Traditional Arabic" w:cs="Traditional Arabic"/>
                <w:sz w:val="28"/>
                <w:szCs w:val="28"/>
                <w:rtl/>
              </w:rPr>
            </w:rPrChange>
          </w:rPr>
          <w:delText>إن التحول من الإدارة الورقية أو التقليدية إلى أنظمة الـ</w:delText>
        </w:r>
        <w:r w:rsidRPr="00AA5F69" w:rsidDel="008502DD">
          <w:rPr>
            <w:rFonts w:asciiTheme="majorBidi" w:hAnsiTheme="majorBidi" w:cstheme="majorBidi"/>
            <w:sz w:val="28"/>
            <w:szCs w:val="28"/>
            <w:rPrChange w:id="549" w:author="Maher" w:date="2026-04-24T00:10:00Z">
              <w:rPr>
                <w:rFonts w:ascii="Traditional Arabic" w:hAnsi="Traditional Arabic" w:cs="Traditional Arabic"/>
                <w:sz w:val="28"/>
                <w:szCs w:val="28"/>
              </w:rPr>
            </w:rPrChange>
          </w:rPr>
          <w:delText xml:space="preserve"> RMS </w:delText>
        </w:r>
        <w:r w:rsidRPr="00AA5F69" w:rsidDel="008502DD">
          <w:rPr>
            <w:rFonts w:asciiTheme="majorBidi" w:hAnsiTheme="majorBidi" w:cstheme="majorBidi"/>
            <w:sz w:val="28"/>
            <w:szCs w:val="28"/>
            <w:rtl/>
            <w:rPrChange w:id="550" w:author="Maher" w:date="2026-04-24T00:10:00Z">
              <w:rPr>
                <w:rFonts w:ascii="Traditional Arabic" w:hAnsi="Traditional Arabic" w:cs="Traditional Arabic"/>
                <w:sz w:val="28"/>
                <w:szCs w:val="28"/>
                <w:rtl/>
              </w:rPr>
            </w:rPrChange>
          </w:rPr>
          <w:delText>يساهم في تقليل الأخطاء البشرية، تسريع وتيرة الخدمة، وتوفير قاعدة بيانات ضخمة يمكن تحليلها لاتخاذ قرارات إدارية مبنية على حقائق وأرقام دقيقة، مما يعزز من ربحية المنشأة وقدرتها على المنافسة في سوق ديناميكي</w:delText>
        </w:r>
      </w:del>
      <w:del w:id="551" w:author="BASHAR FAISAL" w:date="2026-04-19T16:36:00Z">
        <w:r w:rsidRPr="00AA5F69" w:rsidDel="004138B1">
          <w:rPr>
            <w:rFonts w:asciiTheme="majorBidi" w:hAnsiTheme="majorBidi" w:cstheme="majorBidi"/>
            <w:sz w:val="28"/>
            <w:szCs w:val="28"/>
            <w:rtl/>
            <w:rPrChange w:id="552" w:author="Maher" w:date="2026-04-24T00:10:00Z">
              <w:rPr>
                <w:rFonts w:ascii="Traditional Arabic" w:hAnsi="Traditional Arabic" w:cs="Traditional Arabic"/>
                <w:sz w:val="28"/>
                <w:szCs w:val="28"/>
                <w:rtl/>
              </w:rPr>
            </w:rPrChange>
          </w:rPr>
          <w:delText xml:space="preserve"> </w:delText>
        </w:r>
        <w:r w:rsidR="00D83C89" w:rsidRPr="00AA5F69" w:rsidDel="004138B1">
          <w:rPr>
            <w:rFonts w:asciiTheme="majorBidi" w:hAnsiTheme="majorBidi" w:cstheme="majorBidi"/>
            <w:sz w:val="28"/>
            <w:szCs w:val="28"/>
            <w:rtl/>
            <w:rPrChange w:id="553" w:author="Maher" w:date="2026-04-24T00:10:00Z">
              <w:rPr>
                <w:rFonts w:ascii="Traditional Arabic" w:hAnsi="Traditional Arabic" w:cs="Traditional Arabic"/>
                <w:sz w:val="28"/>
                <w:szCs w:val="28"/>
                <w:rtl/>
              </w:rPr>
            </w:rPrChange>
          </w:rPr>
          <w:delText>(</w:delText>
        </w:r>
        <w:r w:rsidRPr="00AA5F69" w:rsidDel="004138B1">
          <w:rPr>
            <w:rFonts w:asciiTheme="majorBidi" w:hAnsiTheme="majorBidi" w:cstheme="majorBidi"/>
            <w:sz w:val="28"/>
            <w:szCs w:val="28"/>
            <w:rtl/>
            <w:rPrChange w:id="554" w:author="Maher" w:date="2026-04-24T00:10:00Z">
              <w:rPr>
                <w:rFonts w:ascii="Traditional Arabic" w:hAnsi="Traditional Arabic" w:cs="Traditional Arabic"/>
                <w:sz w:val="28"/>
                <w:szCs w:val="28"/>
                <w:rtl/>
              </w:rPr>
            </w:rPrChange>
          </w:rPr>
          <w:delText>3</w:delText>
        </w:r>
        <w:r w:rsidR="00D83C89" w:rsidRPr="00AA5F69" w:rsidDel="004138B1">
          <w:rPr>
            <w:rFonts w:asciiTheme="majorBidi" w:hAnsiTheme="majorBidi" w:cstheme="majorBidi"/>
            <w:sz w:val="28"/>
            <w:szCs w:val="28"/>
            <w:rtl/>
            <w:rPrChange w:id="555" w:author="Maher" w:date="2026-04-24T00:10:00Z">
              <w:rPr>
                <w:rFonts w:ascii="Traditional Arabic" w:hAnsi="Traditional Arabic" w:cs="Traditional Arabic"/>
                <w:sz w:val="28"/>
                <w:szCs w:val="28"/>
                <w:rtl/>
              </w:rPr>
            </w:rPrChange>
          </w:rPr>
          <w:delText>)</w:delText>
        </w:r>
        <w:r w:rsidRPr="00AA5F69" w:rsidDel="004138B1">
          <w:rPr>
            <w:rFonts w:asciiTheme="majorBidi" w:hAnsiTheme="majorBidi" w:cstheme="majorBidi"/>
            <w:sz w:val="28"/>
            <w:szCs w:val="28"/>
            <w:rPrChange w:id="556" w:author="Maher" w:date="2026-04-24T00:10:00Z">
              <w:rPr>
                <w:rFonts w:ascii="Traditional Arabic" w:hAnsi="Traditional Arabic" w:cs="Traditional Arabic"/>
                <w:sz w:val="28"/>
                <w:szCs w:val="28"/>
              </w:rPr>
            </w:rPrChange>
          </w:rPr>
          <w:delText xml:space="preserve"> </w:delText>
        </w:r>
        <w:r w:rsidR="00D83C89" w:rsidRPr="00AA5F69" w:rsidDel="004138B1">
          <w:rPr>
            <w:rFonts w:asciiTheme="majorBidi" w:hAnsiTheme="majorBidi" w:cstheme="majorBidi"/>
            <w:sz w:val="28"/>
            <w:szCs w:val="28"/>
            <w:rPrChange w:id="557" w:author="Maher" w:date="2026-04-24T00:10:00Z">
              <w:rPr>
                <w:rFonts w:ascii="Traditional Arabic" w:hAnsi="Traditional Arabic" w:cs="Traditional Arabic"/>
                <w:sz w:val="28"/>
                <w:szCs w:val="28"/>
              </w:rPr>
            </w:rPrChange>
          </w:rPr>
          <w:delText>(</w:delText>
        </w:r>
        <w:r w:rsidRPr="00AA5F69" w:rsidDel="004138B1">
          <w:rPr>
            <w:rFonts w:asciiTheme="majorBidi" w:hAnsiTheme="majorBidi" w:cstheme="majorBidi"/>
            <w:sz w:val="28"/>
            <w:szCs w:val="28"/>
            <w:rPrChange w:id="558" w:author="Maher" w:date="2026-04-24T00:10:00Z">
              <w:rPr>
                <w:rFonts w:ascii="Traditional Arabic" w:hAnsi="Traditional Arabic" w:cs="Traditional Arabic"/>
                <w:sz w:val="28"/>
                <w:szCs w:val="28"/>
              </w:rPr>
            </w:rPrChange>
          </w:rPr>
          <w:delText>5).</w:delText>
        </w:r>
      </w:del>
    </w:p>
    <w:p w:rsidR="001D4C08" w:rsidRPr="00AA5F69" w:rsidRDefault="001D4C08" w:rsidP="008779A9">
      <w:pPr>
        <w:bidi/>
        <w:jc w:val="both"/>
        <w:rPr>
          <w:rFonts w:asciiTheme="majorBidi" w:hAnsiTheme="majorBidi" w:cstheme="majorBidi"/>
          <w:b/>
          <w:bCs/>
          <w:sz w:val="28"/>
          <w:szCs w:val="28"/>
          <w:rtl/>
          <w:rPrChange w:id="559" w:author="Maher" w:date="2026-04-24T00:10:00Z">
            <w:rPr>
              <w:rFonts w:ascii="Traditional Arabic" w:hAnsi="Traditional Arabic" w:cs="Traditional Arabic"/>
              <w:b/>
              <w:bCs/>
              <w:sz w:val="28"/>
              <w:szCs w:val="28"/>
              <w:rtl/>
            </w:rPr>
          </w:rPrChange>
        </w:rPr>
      </w:pPr>
      <w:del w:id="560" w:author="BASHAR FAISAL" w:date="2026-04-19T17:22:00Z">
        <w:r w:rsidRPr="00AA5F69" w:rsidDel="008502DD">
          <w:rPr>
            <w:rFonts w:asciiTheme="majorBidi" w:hAnsiTheme="majorBidi" w:cstheme="majorBidi"/>
            <w:sz w:val="28"/>
            <w:szCs w:val="28"/>
            <w:rPrChange w:id="561" w:author="Maher" w:date="2026-04-24T00:10:00Z">
              <w:rPr>
                <w:rFonts w:ascii="Traditional Arabic" w:hAnsi="Traditional Arabic" w:cs="Traditional Arabic"/>
                <w:sz w:val="28"/>
                <w:szCs w:val="28"/>
              </w:rPr>
            </w:rPrChange>
          </w:rPr>
          <w:delText xml:space="preserve"> </w:delText>
        </w:r>
        <w:r w:rsidRPr="00AA5F69" w:rsidDel="008502DD">
          <w:rPr>
            <w:rFonts w:asciiTheme="majorBidi" w:hAnsiTheme="majorBidi" w:cstheme="majorBidi"/>
            <w:sz w:val="28"/>
            <w:szCs w:val="28"/>
            <w:rPrChange w:id="562" w:author="Maher" w:date="2026-04-24T00:10:00Z">
              <w:rPr>
                <w:rFonts w:ascii="Traditional Arabic" w:hAnsi="Traditional Arabic" w:cs="Traditional Arabic"/>
                <w:b/>
                <w:bCs/>
                <w:sz w:val="28"/>
                <w:szCs w:val="28"/>
              </w:rPr>
            </w:rPrChange>
          </w:rPr>
          <w:delText xml:space="preserve">2.3.2 </w:delText>
        </w:r>
      </w:del>
      <w:r w:rsidRPr="00AA5F69">
        <w:rPr>
          <w:rFonts w:asciiTheme="majorBidi" w:hAnsiTheme="majorBidi" w:cstheme="majorBidi"/>
          <w:sz w:val="28"/>
          <w:szCs w:val="28"/>
          <w:rtl/>
          <w:rPrChange w:id="563" w:author="Maher" w:date="2026-04-24T00:10:00Z">
            <w:rPr>
              <w:rFonts w:ascii="Traditional Arabic" w:hAnsi="Traditional Arabic" w:cs="Traditional Arabic"/>
              <w:b/>
              <w:bCs/>
              <w:sz w:val="28"/>
              <w:szCs w:val="28"/>
              <w:rtl/>
            </w:rPr>
          </w:rPrChange>
        </w:rPr>
        <w:t>الرؤية الحاسوبية في بيئات العمل</w:t>
      </w:r>
      <w:r w:rsidRPr="00AA5F69">
        <w:rPr>
          <w:rFonts w:asciiTheme="majorBidi" w:hAnsiTheme="majorBidi" w:cstheme="majorBidi"/>
          <w:sz w:val="28"/>
          <w:szCs w:val="28"/>
          <w:rPrChange w:id="564" w:author="Maher" w:date="2026-04-24T00:10:00Z">
            <w:rPr>
              <w:rFonts w:ascii="Traditional Arabic" w:hAnsi="Traditional Arabic" w:cs="Traditional Arabic"/>
              <w:b/>
              <w:bCs/>
              <w:sz w:val="28"/>
              <w:szCs w:val="28"/>
            </w:rPr>
          </w:rPrChange>
        </w:rPr>
        <w:t xml:space="preserve"> (Computer Vision in Workplaces)</w:t>
      </w:r>
    </w:p>
    <w:p w:rsidR="001D4C08" w:rsidRPr="00AA5F69" w:rsidRDefault="008A3690">
      <w:pPr>
        <w:bidi/>
        <w:jc w:val="both"/>
        <w:rPr>
          <w:rFonts w:asciiTheme="majorBidi" w:hAnsiTheme="majorBidi" w:cstheme="majorBidi"/>
          <w:sz w:val="28"/>
          <w:szCs w:val="28"/>
          <w:rtl/>
          <w:rPrChange w:id="565" w:author="Maher" w:date="2026-04-24T00:10:00Z">
            <w:rPr>
              <w:rFonts w:ascii="Traditional Arabic" w:hAnsi="Traditional Arabic" w:cs="Traditional Arabic"/>
              <w:sz w:val="28"/>
              <w:szCs w:val="28"/>
              <w:rtl/>
            </w:rPr>
          </w:rPrChange>
        </w:rPr>
        <w:pPrChange w:id="566" w:author="Maher" w:date="2026-04-24T00:10:00Z">
          <w:pPr>
            <w:bidi/>
            <w:jc w:val="both"/>
          </w:pPr>
        </w:pPrChange>
      </w:pPr>
      <w:ins w:id="567" w:author="Maher" w:date="2026-04-24T19:00:00Z">
        <w:r>
          <w:rPr>
            <w:rFonts w:asciiTheme="majorBidi" w:hAnsiTheme="majorBidi" w:cstheme="majorBidi" w:hint="cs"/>
            <w:sz w:val="28"/>
            <w:szCs w:val="28"/>
            <w:rtl/>
          </w:rPr>
          <w:t xml:space="preserve">      </w:t>
        </w:r>
      </w:ins>
      <w:r w:rsidR="001D4C08" w:rsidRPr="00AA5F69">
        <w:rPr>
          <w:rFonts w:asciiTheme="majorBidi" w:hAnsiTheme="majorBidi" w:cstheme="majorBidi"/>
          <w:sz w:val="28"/>
          <w:szCs w:val="28"/>
          <w:rtl/>
          <w:rPrChange w:id="568" w:author="Maher" w:date="2026-04-24T00:10:00Z">
            <w:rPr>
              <w:rFonts w:ascii="Traditional Arabic" w:hAnsi="Traditional Arabic" w:cs="Traditional Arabic"/>
              <w:sz w:val="28"/>
              <w:szCs w:val="28"/>
              <w:rtl/>
            </w:rPr>
          </w:rPrChange>
        </w:rPr>
        <w:t>تُعد الرؤية الحاسوبية</w:t>
      </w:r>
      <w:r w:rsidR="001D4C08" w:rsidRPr="00AA5F69">
        <w:rPr>
          <w:rFonts w:asciiTheme="majorBidi" w:hAnsiTheme="majorBidi" w:cstheme="majorBidi"/>
          <w:sz w:val="28"/>
          <w:szCs w:val="28"/>
          <w:rPrChange w:id="569" w:author="Maher" w:date="2026-04-24T00:10:00Z">
            <w:rPr>
              <w:rFonts w:ascii="Traditional Arabic" w:hAnsi="Traditional Arabic" w:cs="Traditional Arabic"/>
              <w:sz w:val="28"/>
              <w:szCs w:val="28"/>
            </w:rPr>
          </w:rPrChange>
        </w:rPr>
        <w:t xml:space="preserve"> (Computer Vision) </w:t>
      </w:r>
      <w:r w:rsidR="001D4C08" w:rsidRPr="00AA5F69">
        <w:rPr>
          <w:rFonts w:asciiTheme="majorBidi" w:hAnsiTheme="majorBidi" w:cstheme="majorBidi"/>
          <w:sz w:val="28"/>
          <w:szCs w:val="28"/>
          <w:rtl/>
          <w:rPrChange w:id="570" w:author="Maher" w:date="2026-04-24T00:10:00Z">
            <w:rPr>
              <w:rFonts w:ascii="Traditional Arabic" w:hAnsi="Traditional Arabic" w:cs="Traditional Arabic"/>
              <w:sz w:val="28"/>
              <w:szCs w:val="28"/>
              <w:rtl/>
            </w:rPr>
          </w:rPrChange>
        </w:rPr>
        <w:t>أحد أبرز فروع الذكاء الاصطناعي التي تهدف إلى تمكين الآلات من "رؤية" وفهم المحتوى البصري (الصور والفيديوهات) بطريقة تحاكي الإدراك البشري</w:t>
      </w:r>
      <w:ins w:id="571" w:author="BASHAR FAISAL" w:date="2026-04-19T16:36:00Z">
        <w:r w:rsidR="004138B1" w:rsidRPr="00AA5F69">
          <w:rPr>
            <w:rFonts w:asciiTheme="majorBidi" w:hAnsiTheme="majorBidi" w:cstheme="majorBidi"/>
            <w:sz w:val="28"/>
            <w:szCs w:val="28"/>
            <w:vertAlign w:val="superscript"/>
            <w:rPrChange w:id="572" w:author="Maher" w:date="2026-04-24T00:10:00Z">
              <w:rPr>
                <w:rFonts w:ascii="Traditional Arabic" w:hAnsi="Traditional Arabic" w:cs="Traditional Arabic"/>
                <w:sz w:val="24"/>
                <w:szCs w:val="24"/>
                <w:vertAlign w:val="superscript"/>
              </w:rPr>
            </w:rPrChange>
          </w:rPr>
          <w:t>[</w:t>
        </w:r>
      </w:ins>
      <w:ins w:id="573" w:author="BASHAR FAISAL" w:date="2026-04-19T16:37:00Z">
        <w:r w:rsidR="004138B1" w:rsidRPr="00AA5F69">
          <w:rPr>
            <w:rFonts w:asciiTheme="majorBidi" w:hAnsiTheme="majorBidi" w:cstheme="majorBidi"/>
            <w:sz w:val="28"/>
            <w:szCs w:val="28"/>
            <w:vertAlign w:val="superscript"/>
            <w:rPrChange w:id="574" w:author="Maher" w:date="2026-04-24T00:10:00Z">
              <w:rPr>
                <w:rFonts w:ascii="Traditional Arabic" w:hAnsi="Traditional Arabic" w:cs="Traditional Arabic"/>
                <w:sz w:val="24"/>
                <w:szCs w:val="24"/>
                <w:vertAlign w:val="superscript"/>
              </w:rPr>
            </w:rPrChange>
          </w:rPr>
          <w:t>4</w:t>
        </w:r>
      </w:ins>
      <w:ins w:id="575" w:author="BASHAR FAISAL" w:date="2026-04-19T16:36:00Z">
        <w:r w:rsidR="004138B1" w:rsidRPr="00AA5F69">
          <w:rPr>
            <w:rFonts w:asciiTheme="majorBidi" w:hAnsiTheme="majorBidi" w:cstheme="majorBidi"/>
            <w:sz w:val="28"/>
            <w:szCs w:val="28"/>
            <w:vertAlign w:val="superscript"/>
            <w:rPrChange w:id="576" w:author="Maher" w:date="2026-04-24T00:10:00Z">
              <w:rPr>
                <w:rFonts w:ascii="Traditional Arabic" w:hAnsi="Traditional Arabic" w:cs="Traditional Arabic"/>
                <w:sz w:val="24"/>
                <w:szCs w:val="24"/>
                <w:vertAlign w:val="superscript"/>
              </w:rPr>
            </w:rPrChange>
          </w:rPr>
          <w:t>]</w:t>
        </w:r>
      </w:ins>
      <w:del w:id="577" w:author="BASHAR FAISAL" w:date="2026-04-19T16:36:00Z">
        <w:r w:rsidR="001D4C08" w:rsidRPr="00AA5F69" w:rsidDel="004138B1">
          <w:rPr>
            <w:rFonts w:asciiTheme="majorBidi" w:hAnsiTheme="majorBidi" w:cstheme="majorBidi"/>
            <w:sz w:val="28"/>
            <w:szCs w:val="28"/>
            <w:rtl/>
            <w:rPrChange w:id="578" w:author="Maher" w:date="2026-04-24T00:10:00Z">
              <w:rPr>
                <w:rFonts w:ascii="Traditional Arabic" w:hAnsi="Traditional Arabic" w:cs="Traditional Arabic"/>
                <w:sz w:val="28"/>
                <w:szCs w:val="28"/>
                <w:rtl/>
              </w:rPr>
            </w:rPrChange>
          </w:rPr>
          <w:delText xml:space="preserve"> </w:delText>
        </w:r>
        <w:r w:rsidR="00D83C89" w:rsidRPr="00AA5F69" w:rsidDel="004138B1">
          <w:rPr>
            <w:rFonts w:asciiTheme="majorBidi" w:hAnsiTheme="majorBidi" w:cstheme="majorBidi"/>
            <w:sz w:val="28"/>
            <w:szCs w:val="28"/>
            <w:rtl/>
            <w:rPrChange w:id="579" w:author="Maher" w:date="2026-04-24T00:10:00Z">
              <w:rPr>
                <w:rFonts w:ascii="Traditional Arabic" w:hAnsi="Traditional Arabic" w:cs="Traditional Arabic"/>
                <w:sz w:val="28"/>
                <w:szCs w:val="28"/>
                <w:rtl/>
              </w:rPr>
            </w:rPrChange>
          </w:rPr>
          <w:delText>(</w:delText>
        </w:r>
        <w:r w:rsidR="001D4C08" w:rsidRPr="00AA5F69" w:rsidDel="004138B1">
          <w:rPr>
            <w:rFonts w:asciiTheme="majorBidi" w:hAnsiTheme="majorBidi" w:cstheme="majorBidi"/>
            <w:sz w:val="28"/>
            <w:szCs w:val="28"/>
            <w:rtl/>
            <w:rPrChange w:id="580" w:author="Maher" w:date="2026-04-24T00:10:00Z">
              <w:rPr>
                <w:rFonts w:ascii="Traditional Arabic" w:hAnsi="Traditional Arabic" w:cs="Traditional Arabic"/>
                <w:sz w:val="28"/>
                <w:szCs w:val="28"/>
                <w:rtl/>
              </w:rPr>
            </w:rPrChange>
          </w:rPr>
          <w:delText>4)</w:delText>
        </w:r>
      </w:del>
      <w:r w:rsidR="001D4C08" w:rsidRPr="00AA5F69">
        <w:rPr>
          <w:rFonts w:asciiTheme="majorBidi" w:hAnsiTheme="majorBidi" w:cstheme="majorBidi"/>
          <w:sz w:val="28"/>
          <w:szCs w:val="28"/>
          <w:rtl/>
          <w:rPrChange w:id="581" w:author="Maher" w:date="2026-04-24T00:10:00Z">
            <w:rPr>
              <w:rFonts w:ascii="Traditional Arabic" w:hAnsi="Traditional Arabic" w:cs="Traditional Arabic"/>
              <w:sz w:val="28"/>
              <w:szCs w:val="28"/>
              <w:rtl/>
            </w:rPr>
          </w:rPrChange>
        </w:rPr>
        <w:t>. في منصة "عاون"، يتم توظيف هذه التقنية لتحويل كاميرات المراقبة التقليدية داخل المطعم إلى "مجسات ذكية" قادرة على تحليل بيئة العمل لحظياً</w:t>
      </w:r>
      <w:r w:rsidR="001D4C08" w:rsidRPr="00AA5F69">
        <w:rPr>
          <w:rFonts w:asciiTheme="majorBidi" w:hAnsiTheme="majorBidi" w:cstheme="majorBidi"/>
          <w:sz w:val="28"/>
          <w:szCs w:val="28"/>
          <w:rPrChange w:id="582" w:author="Maher" w:date="2026-04-24T00:10:00Z">
            <w:rPr>
              <w:rFonts w:ascii="Traditional Arabic" w:hAnsi="Traditional Arabic" w:cs="Traditional Arabic"/>
              <w:sz w:val="28"/>
              <w:szCs w:val="28"/>
            </w:rPr>
          </w:rPrChange>
        </w:rPr>
        <w:t xml:space="preserve"> </w:t>
      </w:r>
      <w:ins w:id="583" w:author="BASHAR FAISAL" w:date="2026-04-19T16:37:00Z">
        <w:r w:rsidR="004138B1" w:rsidRPr="00AA5F69">
          <w:rPr>
            <w:rFonts w:asciiTheme="majorBidi" w:hAnsiTheme="majorBidi" w:cstheme="majorBidi"/>
            <w:sz w:val="28"/>
            <w:szCs w:val="28"/>
            <w:rtl/>
            <w:rPrChange w:id="584" w:author="Maher" w:date="2026-04-24T00:10:00Z">
              <w:rPr>
                <w:rFonts w:ascii="Traditional Arabic" w:hAnsi="Traditional Arabic" w:cs="Traditional Arabic"/>
                <w:sz w:val="28"/>
                <w:szCs w:val="28"/>
                <w:rtl/>
              </w:rPr>
            </w:rPrChange>
          </w:rPr>
          <w:t>.</w:t>
        </w:r>
      </w:ins>
      <w:del w:id="585" w:author="BASHAR FAISAL" w:date="2026-04-19T16:37:00Z">
        <w:r w:rsidR="00D83C89" w:rsidRPr="00AA5F69" w:rsidDel="004138B1">
          <w:rPr>
            <w:rFonts w:asciiTheme="majorBidi" w:hAnsiTheme="majorBidi" w:cstheme="majorBidi"/>
            <w:sz w:val="28"/>
            <w:szCs w:val="28"/>
            <w:rPrChange w:id="586" w:author="Maher" w:date="2026-04-24T00:10:00Z">
              <w:rPr>
                <w:rFonts w:ascii="Traditional Arabic" w:hAnsi="Traditional Arabic" w:cs="Traditional Arabic"/>
                <w:sz w:val="28"/>
                <w:szCs w:val="28"/>
              </w:rPr>
            </w:rPrChange>
          </w:rPr>
          <w:delText>(</w:delText>
        </w:r>
        <w:r w:rsidR="001D4C08" w:rsidRPr="00AA5F69" w:rsidDel="004138B1">
          <w:rPr>
            <w:rFonts w:asciiTheme="majorBidi" w:hAnsiTheme="majorBidi" w:cstheme="majorBidi"/>
            <w:sz w:val="28"/>
            <w:szCs w:val="28"/>
            <w:rPrChange w:id="587" w:author="Maher" w:date="2026-04-24T00:10:00Z">
              <w:rPr>
                <w:rFonts w:ascii="Traditional Arabic" w:hAnsi="Traditional Arabic" w:cs="Traditional Arabic"/>
                <w:sz w:val="28"/>
                <w:szCs w:val="28"/>
              </w:rPr>
            </w:rPrChange>
          </w:rPr>
          <w:delText>8).</w:delText>
        </w:r>
      </w:del>
    </w:p>
    <w:p w:rsidR="00A16AF1" w:rsidRPr="00AA5F69" w:rsidRDefault="008A3690">
      <w:pPr>
        <w:bidi/>
        <w:jc w:val="both"/>
        <w:rPr>
          <w:rFonts w:asciiTheme="majorBidi" w:hAnsiTheme="majorBidi" w:cstheme="majorBidi"/>
          <w:sz w:val="28"/>
          <w:szCs w:val="28"/>
          <w:rtl/>
          <w:rPrChange w:id="588" w:author="Maher" w:date="2026-04-24T00:10:00Z">
            <w:rPr>
              <w:rFonts w:ascii="Traditional Arabic" w:hAnsi="Traditional Arabic" w:cs="Traditional Arabic"/>
              <w:sz w:val="28"/>
              <w:szCs w:val="28"/>
              <w:rtl/>
            </w:rPr>
          </w:rPrChange>
        </w:rPr>
        <w:pPrChange w:id="589" w:author="Maher" w:date="2026-04-24T00:10:00Z">
          <w:pPr>
            <w:bidi/>
            <w:jc w:val="both"/>
          </w:pPr>
        </w:pPrChange>
      </w:pPr>
      <w:ins w:id="590" w:author="Maher" w:date="2026-04-24T19:00:00Z">
        <w:r>
          <w:rPr>
            <w:rFonts w:asciiTheme="majorBidi" w:hAnsiTheme="majorBidi" w:cstheme="majorBidi" w:hint="cs"/>
            <w:sz w:val="28"/>
            <w:szCs w:val="28"/>
            <w:rtl/>
          </w:rPr>
          <w:t xml:space="preserve">      </w:t>
        </w:r>
      </w:ins>
      <w:r w:rsidR="001D4C08" w:rsidRPr="00AA5F69">
        <w:rPr>
          <w:rFonts w:asciiTheme="majorBidi" w:hAnsiTheme="majorBidi" w:cstheme="majorBidi"/>
          <w:sz w:val="28"/>
          <w:szCs w:val="28"/>
          <w:rtl/>
          <w:rPrChange w:id="591" w:author="Maher" w:date="2026-04-24T00:10:00Z">
            <w:rPr>
              <w:rFonts w:ascii="Traditional Arabic" w:hAnsi="Traditional Arabic" w:cs="Traditional Arabic"/>
              <w:sz w:val="28"/>
              <w:szCs w:val="28"/>
              <w:rtl/>
            </w:rPr>
          </w:rPrChange>
        </w:rPr>
        <w:t>تعتمد التقنية على خوارزميات التعلم العميق</w:t>
      </w:r>
      <w:r w:rsidR="001D4C08" w:rsidRPr="00AA5F69">
        <w:rPr>
          <w:rFonts w:asciiTheme="majorBidi" w:hAnsiTheme="majorBidi" w:cstheme="majorBidi"/>
          <w:sz w:val="28"/>
          <w:szCs w:val="28"/>
          <w:rPrChange w:id="592" w:author="Maher" w:date="2026-04-24T00:10:00Z">
            <w:rPr>
              <w:rFonts w:ascii="Traditional Arabic" w:hAnsi="Traditional Arabic" w:cs="Traditional Arabic"/>
              <w:sz w:val="28"/>
              <w:szCs w:val="28"/>
            </w:rPr>
          </w:rPrChange>
        </w:rPr>
        <w:t xml:space="preserve"> (Deep Learning) </w:t>
      </w:r>
      <w:r w:rsidR="001D4C08" w:rsidRPr="00AA5F69">
        <w:rPr>
          <w:rFonts w:asciiTheme="majorBidi" w:hAnsiTheme="majorBidi" w:cstheme="majorBidi"/>
          <w:sz w:val="28"/>
          <w:szCs w:val="28"/>
          <w:rtl/>
          <w:rPrChange w:id="593" w:author="Maher" w:date="2026-04-24T00:10:00Z">
            <w:rPr>
              <w:rFonts w:ascii="Traditional Arabic" w:hAnsi="Traditional Arabic" w:cs="Traditional Arabic"/>
              <w:sz w:val="28"/>
              <w:szCs w:val="28"/>
              <w:rtl/>
            </w:rPr>
          </w:rPrChange>
        </w:rPr>
        <w:t>والشبكات العصبية الالتفافية</w:t>
      </w:r>
      <w:r w:rsidR="001D4C08" w:rsidRPr="00AA5F69">
        <w:rPr>
          <w:rFonts w:asciiTheme="majorBidi" w:hAnsiTheme="majorBidi" w:cstheme="majorBidi"/>
          <w:sz w:val="28"/>
          <w:szCs w:val="28"/>
          <w:rPrChange w:id="594" w:author="Maher" w:date="2026-04-24T00:10:00Z">
            <w:rPr>
              <w:rFonts w:ascii="Traditional Arabic" w:hAnsi="Traditional Arabic" w:cs="Traditional Arabic"/>
              <w:sz w:val="28"/>
              <w:szCs w:val="28"/>
            </w:rPr>
          </w:rPrChange>
        </w:rPr>
        <w:t xml:space="preserve"> (CNNs) </w:t>
      </w:r>
      <w:r w:rsidR="001D4C08" w:rsidRPr="00AA5F69">
        <w:rPr>
          <w:rFonts w:asciiTheme="majorBidi" w:hAnsiTheme="majorBidi" w:cstheme="majorBidi"/>
          <w:sz w:val="28"/>
          <w:szCs w:val="28"/>
          <w:rtl/>
          <w:rPrChange w:id="595" w:author="Maher" w:date="2026-04-24T00:10:00Z">
            <w:rPr>
              <w:rFonts w:ascii="Traditional Arabic" w:hAnsi="Traditional Arabic" w:cs="Traditional Arabic"/>
              <w:sz w:val="28"/>
              <w:szCs w:val="28"/>
              <w:rtl/>
            </w:rPr>
          </w:rPrChange>
        </w:rPr>
        <w:t>للتعرف على العناصر وتتبع حركتها. تمر عملية المعالجة بعدة مراحل تقنية</w:t>
      </w:r>
      <w:r w:rsidR="001D4C08" w:rsidRPr="00AA5F69">
        <w:rPr>
          <w:rFonts w:asciiTheme="majorBidi" w:hAnsiTheme="majorBidi" w:cstheme="majorBidi"/>
          <w:sz w:val="28"/>
          <w:szCs w:val="28"/>
          <w:rPrChange w:id="596" w:author="Maher" w:date="2026-04-24T00:10:00Z">
            <w:rPr>
              <w:rFonts w:ascii="Traditional Arabic" w:hAnsi="Traditional Arabic" w:cs="Traditional Arabic"/>
              <w:sz w:val="28"/>
              <w:szCs w:val="28"/>
            </w:rPr>
          </w:rPrChange>
        </w:rPr>
        <w:t>:</w:t>
      </w:r>
    </w:p>
    <w:p w:rsidR="001D4C08" w:rsidRPr="00AA5F69" w:rsidRDefault="001D4C08">
      <w:pPr>
        <w:pStyle w:val="a3"/>
        <w:numPr>
          <w:ilvl w:val="0"/>
          <w:numId w:val="63"/>
        </w:numPr>
        <w:bidi/>
        <w:ind w:left="720"/>
        <w:jc w:val="both"/>
        <w:rPr>
          <w:rFonts w:asciiTheme="majorBidi" w:hAnsiTheme="majorBidi" w:cstheme="majorBidi"/>
          <w:sz w:val="28"/>
          <w:szCs w:val="28"/>
          <w:rPrChange w:id="597" w:author="Maher" w:date="2026-04-24T00:10:00Z">
            <w:rPr>
              <w:rFonts w:ascii="Traditional Arabic" w:hAnsi="Traditional Arabic" w:cs="Traditional Arabic"/>
              <w:sz w:val="28"/>
              <w:szCs w:val="28"/>
            </w:rPr>
          </w:rPrChange>
        </w:rPr>
        <w:pPrChange w:id="598" w:author="Maher" w:date="2026-04-24T00:10:00Z">
          <w:pPr>
            <w:pStyle w:val="a3"/>
            <w:numPr>
              <w:numId w:val="63"/>
            </w:numPr>
            <w:bidi/>
            <w:ind w:left="360" w:hanging="360"/>
            <w:jc w:val="both"/>
          </w:pPr>
        </w:pPrChange>
      </w:pPr>
      <w:r w:rsidRPr="00AA5F69">
        <w:rPr>
          <w:rFonts w:asciiTheme="majorBidi" w:hAnsiTheme="majorBidi" w:cstheme="majorBidi"/>
          <w:sz w:val="28"/>
          <w:szCs w:val="28"/>
          <w:rtl/>
          <w:rPrChange w:id="599" w:author="Maher" w:date="2026-04-24T00:10:00Z">
            <w:rPr>
              <w:rFonts w:ascii="Traditional Arabic" w:hAnsi="Traditional Arabic" w:cs="Traditional Arabic"/>
              <w:sz w:val="28"/>
              <w:szCs w:val="28"/>
              <w:rtl/>
            </w:rPr>
          </w:rPrChange>
        </w:rPr>
        <w:t>الالتقاط والمعالجة الأولية</w:t>
      </w:r>
      <w:r w:rsidRPr="00AA5F69">
        <w:rPr>
          <w:rFonts w:asciiTheme="majorBidi" w:hAnsiTheme="majorBidi" w:cstheme="majorBidi"/>
          <w:sz w:val="28"/>
          <w:szCs w:val="28"/>
          <w:rPrChange w:id="600" w:author="Maher" w:date="2026-04-24T00:10:00Z">
            <w:rPr>
              <w:rFonts w:ascii="Traditional Arabic" w:hAnsi="Traditional Arabic" w:cs="Traditional Arabic"/>
              <w:sz w:val="28"/>
              <w:szCs w:val="28"/>
            </w:rPr>
          </w:rPrChange>
        </w:rPr>
        <w:t xml:space="preserve"> (Preprocessing): </w:t>
      </w:r>
      <w:r w:rsidRPr="00AA5F69">
        <w:rPr>
          <w:rFonts w:asciiTheme="majorBidi" w:hAnsiTheme="majorBidi" w:cstheme="majorBidi"/>
          <w:sz w:val="28"/>
          <w:szCs w:val="28"/>
          <w:rtl/>
          <w:rPrChange w:id="601" w:author="Maher" w:date="2026-04-24T00:10:00Z">
            <w:rPr>
              <w:rFonts w:ascii="Traditional Arabic" w:hAnsi="Traditional Arabic" w:cs="Traditional Arabic"/>
              <w:sz w:val="28"/>
              <w:szCs w:val="28"/>
              <w:rtl/>
            </w:rPr>
          </w:rPrChange>
        </w:rPr>
        <w:t>تحسين جودة الصورة وتعديل الإضاءة لضمان دقة التحليل</w:t>
      </w:r>
      <w:r w:rsidRPr="00AA5F69">
        <w:rPr>
          <w:rFonts w:asciiTheme="majorBidi" w:hAnsiTheme="majorBidi" w:cstheme="majorBidi"/>
          <w:sz w:val="28"/>
          <w:szCs w:val="28"/>
          <w:rPrChange w:id="602" w:author="Maher" w:date="2026-04-24T00:10:00Z">
            <w:rPr>
              <w:rFonts w:ascii="Traditional Arabic" w:hAnsi="Traditional Arabic" w:cs="Traditional Arabic"/>
              <w:sz w:val="28"/>
              <w:szCs w:val="28"/>
            </w:rPr>
          </w:rPrChange>
        </w:rPr>
        <w:t>.</w:t>
      </w:r>
    </w:p>
    <w:p w:rsidR="001D4C08" w:rsidRPr="00AA5F69" w:rsidRDefault="001D4C08">
      <w:pPr>
        <w:pStyle w:val="a3"/>
        <w:numPr>
          <w:ilvl w:val="0"/>
          <w:numId w:val="63"/>
        </w:numPr>
        <w:bidi/>
        <w:ind w:left="720"/>
        <w:jc w:val="both"/>
        <w:rPr>
          <w:rFonts w:asciiTheme="majorBidi" w:hAnsiTheme="majorBidi" w:cstheme="majorBidi"/>
          <w:sz w:val="28"/>
          <w:szCs w:val="28"/>
          <w:rtl/>
          <w:rPrChange w:id="603" w:author="Maher" w:date="2026-04-24T00:10:00Z">
            <w:rPr>
              <w:rFonts w:ascii="Traditional Arabic" w:hAnsi="Traditional Arabic" w:cs="Traditional Arabic"/>
              <w:sz w:val="28"/>
              <w:szCs w:val="28"/>
              <w:rtl/>
            </w:rPr>
          </w:rPrChange>
        </w:rPr>
        <w:pPrChange w:id="604" w:author="Maher" w:date="2026-04-24T00:10:00Z">
          <w:pPr>
            <w:pStyle w:val="a3"/>
            <w:numPr>
              <w:numId w:val="63"/>
            </w:numPr>
            <w:bidi/>
            <w:ind w:left="360" w:hanging="360"/>
            <w:jc w:val="both"/>
          </w:pPr>
        </w:pPrChange>
      </w:pPr>
      <w:r w:rsidRPr="00AA5F69">
        <w:rPr>
          <w:rFonts w:asciiTheme="majorBidi" w:hAnsiTheme="majorBidi" w:cstheme="majorBidi"/>
          <w:sz w:val="28"/>
          <w:szCs w:val="28"/>
          <w:rtl/>
          <w:rPrChange w:id="605" w:author="Maher" w:date="2026-04-24T00:10:00Z">
            <w:rPr>
              <w:rFonts w:ascii="Traditional Arabic" w:hAnsi="Traditional Arabic" w:cs="Traditional Arabic"/>
              <w:sz w:val="28"/>
              <w:szCs w:val="28"/>
              <w:rtl/>
            </w:rPr>
          </w:rPrChange>
        </w:rPr>
        <w:t>استخراج الميزات</w:t>
      </w:r>
      <w:r w:rsidRPr="00AA5F69">
        <w:rPr>
          <w:rFonts w:asciiTheme="majorBidi" w:hAnsiTheme="majorBidi" w:cstheme="majorBidi"/>
          <w:sz w:val="28"/>
          <w:szCs w:val="28"/>
          <w:rPrChange w:id="606" w:author="Maher" w:date="2026-04-24T00:10:00Z">
            <w:rPr>
              <w:rFonts w:ascii="Traditional Arabic" w:hAnsi="Traditional Arabic" w:cs="Traditional Arabic"/>
              <w:sz w:val="28"/>
              <w:szCs w:val="28"/>
            </w:rPr>
          </w:rPrChange>
        </w:rPr>
        <w:t xml:space="preserve"> (Feature Extraction): </w:t>
      </w:r>
      <w:r w:rsidRPr="00AA5F69">
        <w:rPr>
          <w:rFonts w:asciiTheme="majorBidi" w:hAnsiTheme="majorBidi" w:cstheme="majorBidi"/>
          <w:sz w:val="28"/>
          <w:szCs w:val="28"/>
          <w:rtl/>
          <w:rPrChange w:id="607" w:author="Maher" w:date="2026-04-24T00:10:00Z">
            <w:rPr>
              <w:rFonts w:ascii="Traditional Arabic" w:hAnsi="Traditional Arabic" w:cs="Traditional Arabic"/>
              <w:sz w:val="28"/>
              <w:szCs w:val="28"/>
              <w:rtl/>
            </w:rPr>
          </w:rPrChange>
        </w:rPr>
        <w:t>تحديد الأنماط البصرية التي تميز الطاولات، الكراسي، والأشخاص</w:t>
      </w:r>
      <w:r w:rsidRPr="00AA5F69">
        <w:rPr>
          <w:rFonts w:asciiTheme="majorBidi" w:hAnsiTheme="majorBidi" w:cstheme="majorBidi"/>
          <w:sz w:val="28"/>
          <w:szCs w:val="28"/>
          <w:rPrChange w:id="608" w:author="Maher" w:date="2026-04-24T00:10:00Z">
            <w:rPr>
              <w:rFonts w:ascii="Traditional Arabic" w:hAnsi="Traditional Arabic" w:cs="Traditional Arabic"/>
              <w:sz w:val="28"/>
              <w:szCs w:val="28"/>
            </w:rPr>
          </w:rPrChange>
        </w:rPr>
        <w:t>.</w:t>
      </w:r>
    </w:p>
    <w:p w:rsidR="001D4C08" w:rsidRPr="00AA5F69" w:rsidRDefault="001D4C08">
      <w:pPr>
        <w:pStyle w:val="a3"/>
        <w:numPr>
          <w:ilvl w:val="0"/>
          <w:numId w:val="63"/>
        </w:numPr>
        <w:bidi/>
        <w:ind w:left="720"/>
        <w:jc w:val="both"/>
        <w:rPr>
          <w:rFonts w:asciiTheme="majorBidi" w:hAnsiTheme="majorBidi" w:cstheme="majorBidi"/>
          <w:sz w:val="28"/>
          <w:szCs w:val="28"/>
          <w:rtl/>
          <w:rPrChange w:id="609" w:author="Maher" w:date="2026-04-24T00:10:00Z">
            <w:rPr>
              <w:rFonts w:ascii="Traditional Arabic" w:hAnsi="Traditional Arabic" w:cs="Traditional Arabic"/>
              <w:sz w:val="28"/>
              <w:szCs w:val="28"/>
              <w:rtl/>
            </w:rPr>
          </w:rPrChange>
        </w:rPr>
        <w:pPrChange w:id="610" w:author="Maher" w:date="2026-04-24T00:10:00Z">
          <w:pPr>
            <w:pStyle w:val="a3"/>
            <w:numPr>
              <w:numId w:val="63"/>
            </w:numPr>
            <w:bidi/>
            <w:ind w:left="360" w:hanging="360"/>
            <w:jc w:val="both"/>
          </w:pPr>
        </w:pPrChange>
      </w:pPr>
      <w:r w:rsidRPr="00AA5F69">
        <w:rPr>
          <w:rFonts w:asciiTheme="majorBidi" w:hAnsiTheme="majorBidi" w:cstheme="majorBidi"/>
          <w:sz w:val="28"/>
          <w:szCs w:val="28"/>
          <w:rtl/>
          <w:rPrChange w:id="611" w:author="Maher" w:date="2026-04-24T00:10:00Z">
            <w:rPr>
              <w:rFonts w:ascii="Traditional Arabic" w:hAnsi="Traditional Arabic" w:cs="Traditional Arabic"/>
              <w:sz w:val="28"/>
              <w:szCs w:val="28"/>
              <w:rtl/>
            </w:rPr>
          </w:rPrChange>
        </w:rPr>
        <w:t>التصنيف والتعرف</w:t>
      </w:r>
      <w:r w:rsidRPr="00AA5F69">
        <w:rPr>
          <w:rFonts w:asciiTheme="majorBidi" w:hAnsiTheme="majorBidi" w:cstheme="majorBidi"/>
          <w:sz w:val="28"/>
          <w:szCs w:val="28"/>
          <w:rPrChange w:id="612" w:author="Maher" w:date="2026-04-24T00:10:00Z">
            <w:rPr>
              <w:rFonts w:ascii="Traditional Arabic" w:hAnsi="Traditional Arabic" w:cs="Traditional Arabic"/>
              <w:sz w:val="28"/>
              <w:szCs w:val="28"/>
            </w:rPr>
          </w:rPrChange>
        </w:rPr>
        <w:t xml:space="preserve"> (Classification &amp; Detection): </w:t>
      </w:r>
      <w:r w:rsidRPr="00AA5F69">
        <w:rPr>
          <w:rFonts w:asciiTheme="majorBidi" w:hAnsiTheme="majorBidi" w:cstheme="majorBidi"/>
          <w:sz w:val="28"/>
          <w:szCs w:val="28"/>
          <w:rtl/>
          <w:rPrChange w:id="613" w:author="Maher" w:date="2026-04-24T00:10:00Z">
            <w:rPr>
              <w:rFonts w:ascii="Traditional Arabic" w:hAnsi="Traditional Arabic" w:cs="Traditional Arabic"/>
              <w:sz w:val="28"/>
              <w:szCs w:val="28"/>
              <w:rtl/>
            </w:rPr>
          </w:rPrChange>
        </w:rPr>
        <w:t>تحديد حالة الطاولة بدقة</w:t>
      </w:r>
      <w:r w:rsidRPr="00AA5F69">
        <w:rPr>
          <w:rFonts w:asciiTheme="majorBidi" w:hAnsiTheme="majorBidi" w:cstheme="majorBidi"/>
          <w:sz w:val="28"/>
          <w:szCs w:val="28"/>
          <w:rPrChange w:id="614" w:author="Maher" w:date="2026-04-24T00:10:00Z">
            <w:rPr>
              <w:rFonts w:ascii="Traditional Arabic" w:hAnsi="Traditional Arabic" w:cs="Traditional Arabic"/>
              <w:sz w:val="28"/>
              <w:szCs w:val="28"/>
            </w:rPr>
          </w:rPrChange>
        </w:rPr>
        <w:t>.</w:t>
      </w:r>
    </w:p>
    <w:p w:rsidR="004138B1" w:rsidRPr="00AA5F69" w:rsidRDefault="001D4C08" w:rsidP="008A3690">
      <w:pPr>
        <w:bidi/>
        <w:jc w:val="both"/>
        <w:rPr>
          <w:rFonts w:asciiTheme="majorBidi" w:hAnsiTheme="majorBidi" w:cstheme="majorBidi"/>
          <w:sz w:val="28"/>
          <w:szCs w:val="28"/>
          <w:rtl/>
          <w:rPrChange w:id="615"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tl/>
          <w:rPrChange w:id="616" w:author="Maher" w:date="2026-04-24T00:10:00Z">
            <w:rPr>
              <w:rFonts w:ascii="Traditional Arabic" w:hAnsi="Traditional Arabic" w:cs="Traditional Arabic"/>
              <w:sz w:val="28"/>
              <w:szCs w:val="28"/>
              <w:rtl/>
            </w:rPr>
          </w:rPrChange>
        </w:rPr>
        <w:t>يتمثل التطبيق العملي في رصد حالة الطاولات في صالة الطعام وتصنيفها آلياً إلى ثلاث حالات: (</w:t>
      </w:r>
      <w:del w:id="617" w:author="BASHAR FAISAL" w:date="2026-04-19T16:38:00Z">
        <w:r w:rsidRPr="00AA5F69" w:rsidDel="004138B1">
          <w:rPr>
            <w:rFonts w:asciiTheme="majorBidi" w:hAnsiTheme="majorBidi" w:cstheme="majorBidi"/>
            <w:sz w:val="28"/>
            <w:szCs w:val="28"/>
            <w:rtl/>
            <w:rPrChange w:id="618" w:author="Maher" w:date="2026-04-24T00:10:00Z">
              <w:rPr>
                <w:rFonts w:ascii="Traditional Arabic" w:hAnsi="Traditional Arabic" w:cs="Traditional Arabic"/>
                <w:sz w:val="28"/>
                <w:szCs w:val="28"/>
                <w:rtl/>
              </w:rPr>
            </w:rPrChange>
          </w:rPr>
          <w:delText>شاغرة</w:delText>
        </w:r>
      </w:del>
      <w:ins w:id="619" w:author="BASHAR FAISAL" w:date="2026-04-19T16:38:00Z">
        <w:r w:rsidR="004138B1" w:rsidRPr="00AA5F69">
          <w:rPr>
            <w:rFonts w:asciiTheme="majorBidi" w:hAnsiTheme="majorBidi" w:cstheme="majorBidi" w:hint="eastAsia"/>
            <w:sz w:val="28"/>
            <w:szCs w:val="28"/>
            <w:rtl/>
            <w:rPrChange w:id="620" w:author="Maher" w:date="2026-04-24T00:10:00Z">
              <w:rPr>
                <w:rFonts w:ascii="Traditional Arabic" w:hAnsi="Traditional Arabic" w:cs="Traditional Arabic" w:hint="eastAsia"/>
                <w:sz w:val="28"/>
                <w:szCs w:val="28"/>
                <w:rtl/>
              </w:rPr>
            </w:rPrChange>
          </w:rPr>
          <w:t>فارغه</w:t>
        </w:r>
      </w:ins>
      <w:r w:rsidRPr="00AA5F69">
        <w:rPr>
          <w:rFonts w:asciiTheme="majorBidi" w:hAnsiTheme="majorBidi" w:cstheme="majorBidi"/>
          <w:sz w:val="28"/>
          <w:szCs w:val="28"/>
          <w:rtl/>
          <w:rPrChange w:id="621" w:author="Maher" w:date="2026-04-24T00:10:00Z">
            <w:rPr>
              <w:rFonts w:ascii="Traditional Arabic" w:hAnsi="Traditional Arabic" w:cs="Traditional Arabic"/>
              <w:sz w:val="28"/>
              <w:szCs w:val="28"/>
              <w:rtl/>
            </w:rPr>
          </w:rPrChange>
        </w:rPr>
        <w:t>، محجوزة، أو بحاجة لتنظيف). هذا التحليل التلقائي يقلل من الحاجة للتدخل البشري المستمر للمراقبة، ويضمن توجيه طاقم الخدمة للمهام الأكثر إلحاحاً، مما يرفع من كفاءة استغلال المساحة المتاحة ويزيد من رضا العملاء عبر تقليل أوقات الانتظار</w:t>
      </w:r>
      <w:del w:id="622" w:author="BASHAR FAISAL" w:date="2026-04-19T16:38:00Z">
        <w:r w:rsidRPr="00AA5F69" w:rsidDel="004138B1">
          <w:rPr>
            <w:rFonts w:asciiTheme="majorBidi" w:hAnsiTheme="majorBidi" w:cstheme="majorBidi"/>
            <w:sz w:val="28"/>
            <w:szCs w:val="28"/>
            <w:rtl/>
            <w:rPrChange w:id="623" w:author="Maher" w:date="2026-04-24T00:10:00Z">
              <w:rPr>
                <w:rFonts w:ascii="Traditional Arabic" w:hAnsi="Traditional Arabic" w:cs="Traditional Arabic"/>
                <w:sz w:val="28"/>
                <w:szCs w:val="28"/>
                <w:rtl/>
              </w:rPr>
            </w:rPrChange>
          </w:rPr>
          <w:delText xml:space="preserve"> </w:delText>
        </w:r>
        <w:r w:rsidR="00D83C89" w:rsidRPr="00AA5F69" w:rsidDel="004138B1">
          <w:rPr>
            <w:rFonts w:asciiTheme="majorBidi" w:hAnsiTheme="majorBidi" w:cstheme="majorBidi"/>
            <w:sz w:val="28"/>
            <w:szCs w:val="28"/>
            <w:rtl/>
            <w:rPrChange w:id="624" w:author="Maher" w:date="2026-04-24T00:10:00Z">
              <w:rPr>
                <w:rFonts w:ascii="Traditional Arabic" w:hAnsi="Traditional Arabic" w:cs="Traditional Arabic"/>
                <w:sz w:val="28"/>
                <w:szCs w:val="28"/>
                <w:rtl/>
              </w:rPr>
            </w:rPrChange>
          </w:rPr>
          <w:delText>(</w:delText>
        </w:r>
        <w:r w:rsidRPr="00AA5F69" w:rsidDel="004138B1">
          <w:rPr>
            <w:rFonts w:asciiTheme="majorBidi" w:hAnsiTheme="majorBidi" w:cstheme="majorBidi"/>
            <w:sz w:val="28"/>
            <w:szCs w:val="28"/>
            <w:rtl/>
            <w:rPrChange w:id="625" w:author="Maher" w:date="2026-04-24T00:10:00Z">
              <w:rPr>
                <w:rFonts w:ascii="Traditional Arabic" w:hAnsi="Traditional Arabic" w:cs="Traditional Arabic"/>
                <w:sz w:val="28"/>
                <w:szCs w:val="28"/>
                <w:rtl/>
              </w:rPr>
            </w:rPrChange>
          </w:rPr>
          <w:delText>8</w:delText>
        </w:r>
        <w:r w:rsidRPr="00AA5F69" w:rsidDel="004138B1">
          <w:rPr>
            <w:rFonts w:asciiTheme="majorBidi" w:hAnsiTheme="majorBidi" w:cstheme="majorBidi"/>
            <w:sz w:val="28"/>
            <w:szCs w:val="28"/>
            <w:rPrChange w:id="626" w:author="Maher" w:date="2026-04-24T00:10:00Z">
              <w:rPr>
                <w:rFonts w:ascii="Traditional Arabic" w:hAnsi="Traditional Arabic" w:cs="Traditional Arabic"/>
                <w:sz w:val="28"/>
                <w:szCs w:val="28"/>
              </w:rPr>
            </w:rPrChange>
          </w:rPr>
          <w:delText xml:space="preserve">) </w:delText>
        </w:r>
        <w:r w:rsidR="00D83C89" w:rsidRPr="00AA5F69" w:rsidDel="004138B1">
          <w:rPr>
            <w:rFonts w:asciiTheme="majorBidi" w:hAnsiTheme="majorBidi" w:cstheme="majorBidi"/>
            <w:sz w:val="28"/>
            <w:szCs w:val="28"/>
            <w:rPrChange w:id="627" w:author="Maher" w:date="2026-04-24T00:10:00Z">
              <w:rPr>
                <w:rFonts w:ascii="Traditional Arabic" w:hAnsi="Traditional Arabic" w:cs="Traditional Arabic"/>
                <w:sz w:val="28"/>
                <w:szCs w:val="28"/>
              </w:rPr>
            </w:rPrChange>
          </w:rPr>
          <w:delText>(</w:delText>
        </w:r>
        <w:r w:rsidRPr="00AA5F69" w:rsidDel="004138B1">
          <w:rPr>
            <w:rFonts w:asciiTheme="majorBidi" w:hAnsiTheme="majorBidi" w:cstheme="majorBidi"/>
            <w:sz w:val="28"/>
            <w:szCs w:val="28"/>
            <w:rPrChange w:id="628" w:author="Maher" w:date="2026-04-24T00:10:00Z">
              <w:rPr>
                <w:rFonts w:ascii="Traditional Arabic" w:hAnsi="Traditional Arabic" w:cs="Traditional Arabic"/>
                <w:sz w:val="28"/>
                <w:szCs w:val="28"/>
              </w:rPr>
            </w:rPrChange>
          </w:rPr>
          <w:delText>9).</w:delText>
        </w:r>
      </w:del>
      <w:ins w:id="629" w:author="BASHAR FAISAL" w:date="2026-04-19T16:38:00Z">
        <w:r w:rsidR="004138B1" w:rsidRPr="00AA5F69">
          <w:rPr>
            <w:rFonts w:asciiTheme="majorBidi" w:hAnsiTheme="majorBidi" w:cstheme="majorBidi"/>
            <w:sz w:val="28"/>
            <w:szCs w:val="28"/>
            <w:rtl/>
            <w:rPrChange w:id="630" w:author="Maher" w:date="2026-04-24T00:10:00Z">
              <w:rPr>
                <w:rFonts w:ascii="Traditional Arabic" w:hAnsi="Traditional Arabic" w:cs="Traditional Arabic"/>
                <w:sz w:val="28"/>
                <w:szCs w:val="28"/>
                <w:rtl/>
              </w:rPr>
            </w:rPrChange>
          </w:rPr>
          <w:t>.</w:t>
        </w:r>
      </w:ins>
    </w:p>
    <w:p w:rsidR="001D4C08" w:rsidRPr="00AA5F69" w:rsidRDefault="001D4C08" w:rsidP="008A3690">
      <w:pPr>
        <w:bidi/>
        <w:jc w:val="both"/>
        <w:rPr>
          <w:rFonts w:asciiTheme="majorBidi" w:hAnsiTheme="majorBidi" w:cstheme="majorBidi"/>
          <w:sz w:val="28"/>
          <w:szCs w:val="28"/>
          <w:rtl/>
          <w:rPrChange w:id="631" w:author="Maher" w:date="2026-04-24T00:10:00Z">
            <w:rPr>
              <w:rFonts w:ascii="Traditional Arabic" w:hAnsi="Traditional Arabic" w:cs="Traditional Arabic"/>
              <w:b/>
              <w:bCs/>
              <w:sz w:val="28"/>
              <w:szCs w:val="28"/>
              <w:rtl/>
            </w:rPr>
          </w:rPrChange>
        </w:rPr>
      </w:pPr>
      <w:r w:rsidRPr="00AA5F69">
        <w:rPr>
          <w:rFonts w:asciiTheme="majorBidi" w:hAnsiTheme="majorBidi" w:cstheme="majorBidi"/>
          <w:sz w:val="28"/>
          <w:szCs w:val="28"/>
          <w:rPrChange w:id="632" w:author="Maher" w:date="2026-04-24T00:10:00Z">
            <w:rPr>
              <w:rFonts w:ascii="Traditional Arabic" w:hAnsi="Traditional Arabic" w:cs="Traditional Arabic"/>
              <w:sz w:val="28"/>
              <w:szCs w:val="28"/>
            </w:rPr>
          </w:rPrChange>
        </w:rPr>
        <w:t xml:space="preserve"> </w:t>
      </w:r>
      <w:r w:rsidRPr="00AA5F69">
        <w:rPr>
          <w:rFonts w:asciiTheme="majorBidi" w:hAnsiTheme="majorBidi" w:cstheme="majorBidi"/>
          <w:sz w:val="28"/>
          <w:szCs w:val="28"/>
          <w:rPrChange w:id="633" w:author="Maher" w:date="2026-04-24T00:10:00Z">
            <w:rPr>
              <w:rFonts w:ascii="Traditional Arabic" w:hAnsi="Traditional Arabic" w:cs="Traditional Arabic"/>
              <w:b/>
              <w:bCs/>
              <w:sz w:val="28"/>
              <w:szCs w:val="28"/>
            </w:rPr>
          </w:rPrChange>
        </w:rPr>
        <w:t>2.</w:t>
      </w:r>
      <w:ins w:id="634" w:author="BASHAR FAISAL" w:date="2026-04-19T17:23:00Z">
        <w:r w:rsidR="008502DD" w:rsidRPr="00AA5F69">
          <w:rPr>
            <w:rFonts w:asciiTheme="majorBidi" w:hAnsiTheme="majorBidi" w:cstheme="majorBidi"/>
            <w:sz w:val="28"/>
            <w:szCs w:val="28"/>
            <w:rPrChange w:id="635" w:author="Maher" w:date="2026-04-24T00:10:00Z">
              <w:rPr>
                <w:rFonts w:ascii="Traditional Arabic" w:hAnsi="Traditional Arabic" w:cs="Traditional Arabic"/>
                <w:b/>
                <w:bCs/>
                <w:sz w:val="28"/>
                <w:szCs w:val="28"/>
              </w:rPr>
            </w:rPrChange>
          </w:rPr>
          <w:t>2.2</w:t>
        </w:r>
      </w:ins>
      <w:del w:id="636" w:author="BASHAR FAISAL" w:date="2026-04-19T17:23:00Z">
        <w:r w:rsidRPr="00AA5F69" w:rsidDel="008502DD">
          <w:rPr>
            <w:rFonts w:asciiTheme="majorBidi" w:hAnsiTheme="majorBidi" w:cstheme="majorBidi"/>
            <w:sz w:val="28"/>
            <w:szCs w:val="28"/>
            <w:rPrChange w:id="637" w:author="Maher" w:date="2026-04-24T00:10:00Z">
              <w:rPr>
                <w:rFonts w:ascii="Traditional Arabic" w:hAnsi="Traditional Arabic" w:cs="Traditional Arabic"/>
                <w:b/>
                <w:bCs/>
                <w:sz w:val="28"/>
                <w:szCs w:val="28"/>
              </w:rPr>
            </w:rPrChange>
          </w:rPr>
          <w:delText>3.3</w:delText>
        </w:r>
      </w:del>
      <w:r w:rsidRPr="00AA5F69">
        <w:rPr>
          <w:rFonts w:asciiTheme="majorBidi" w:hAnsiTheme="majorBidi" w:cstheme="majorBidi"/>
          <w:sz w:val="28"/>
          <w:szCs w:val="28"/>
          <w:rPrChange w:id="638" w:author="Maher" w:date="2026-04-24T00:10:00Z">
            <w:rPr>
              <w:rFonts w:ascii="Traditional Arabic" w:hAnsi="Traditional Arabic" w:cs="Traditional Arabic"/>
              <w:b/>
              <w:bCs/>
              <w:sz w:val="28"/>
              <w:szCs w:val="28"/>
            </w:rPr>
          </w:rPrChange>
        </w:rPr>
        <w:t xml:space="preserve"> </w:t>
      </w:r>
      <w:r w:rsidRPr="00AA5F69">
        <w:rPr>
          <w:rFonts w:asciiTheme="majorBidi" w:hAnsiTheme="majorBidi" w:cstheme="majorBidi"/>
          <w:sz w:val="28"/>
          <w:szCs w:val="28"/>
          <w:rtl/>
          <w:rPrChange w:id="639" w:author="Maher" w:date="2026-04-24T00:10:00Z">
            <w:rPr>
              <w:rFonts w:ascii="Traditional Arabic" w:hAnsi="Traditional Arabic" w:cs="Traditional Arabic"/>
              <w:b/>
              <w:bCs/>
              <w:sz w:val="28"/>
              <w:szCs w:val="28"/>
              <w:rtl/>
            </w:rPr>
          </w:rPrChange>
        </w:rPr>
        <w:t xml:space="preserve">أنظمة التوصية </w:t>
      </w:r>
      <w:del w:id="640" w:author="BASHAR FAISAL" w:date="2026-04-19T17:22:00Z">
        <w:r w:rsidRPr="00AA5F69" w:rsidDel="008502DD">
          <w:rPr>
            <w:rFonts w:asciiTheme="majorBidi" w:hAnsiTheme="majorBidi" w:cstheme="majorBidi"/>
            <w:sz w:val="28"/>
            <w:szCs w:val="28"/>
            <w:rtl/>
            <w:rPrChange w:id="641" w:author="Maher" w:date="2026-04-24T00:10:00Z">
              <w:rPr>
                <w:rFonts w:ascii="Traditional Arabic" w:hAnsi="Traditional Arabic" w:cs="Traditional Arabic"/>
                <w:b/>
                <w:bCs/>
                <w:sz w:val="28"/>
                <w:szCs w:val="28"/>
                <w:rtl/>
              </w:rPr>
            </w:rPrChange>
          </w:rPr>
          <w:delText>والتعلم الآلي</w:delText>
        </w:r>
      </w:del>
      <w:ins w:id="642" w:author="BASHAR FAISAL" w:date="2026-04-19T17:22:00Z">
        <w:r w:rsidR="008502DD" w:rsidRPr="00AA5F69">
          <w:rPr>
            <w:rFonts w:asciiTheme="majorBidi" w:hAnsiTheme="majorBidi" w:cstheme="majorBidi" w:hint="eastAsia"/>
            <w:sz w:val="28"/>
            <w:szCs w:val="28"/>
            <w:rtl/>
            <w:rPrChange w:id="643" w:author="Maher" w:date="2026-04-24T00:10:00Z">
              <w:rPr>
                <w:rFonts w:ascii="Traditional Arabic" w:hAnsi="Traditional Arabic" w:cs="Traditional Arabic" w:hint="eastAsia"/>
                <w:b/>
                <w:bCs/>
                <w:sz w:val="28"/>
                <w:szCs w:val="28"/>
                <w:rtl/>
              </w:rPr>
            </w:rPrChange>
          </w:rPr>
          <w:t>الذكيه</w:t>
        </w:r>
      </w:ins>
      <w:r w:rsidRPr="00AA5F69">
        <w:rPr>
          <w:rFonts w:asciiTheme="majorBidi" w:hAnsiTheme="majorBidi" w:cstheme="majorBidi"/>
          <w:sz w:val="28"/>
          <w:szCs w:val="28"/>
          <w:rPrChange w:id="644" w:author="Maher" w:date="2026-04-24T00:10:00Z">
            <w:rPr>
              <w:rFonts w:ascii="Traditional Arabic" w:hAnsi="Traditional Arabic" w:cs="Traditional Arabic"/>
              <w:b/>
              <w:bCs/>
              <w:sz w:val="28"/>
              <w:szCs w:val="28"/>
            </w:rPr>
          </w:rPrChange>
        </w:rPr>
        <w:t xml:space="preserve"> (Recommendation Systems</w:t>
      </w:r>
      <w:del w:id="645" w:author="BASHAR FAISAL" w:date="2026-04-19T17:22:00Z">
        <w:r w:rsidRPr="00AA5F69" w:rsidDel="008502DD">
          <w:rPr>
            <w:rFonts w:asciiTheme="majorBidi" w:hAnsiTheme="majorBidi" w:cstheme="majorBidi"/>
            <w:sz w:val="28"/>
            <w:szCs w:val="28"/>
            <w:rPrChange w:id="646" w:author="Maher" w:date="2026-04-24T00:10:00Z">
              <w:rPr>
                <w:rFonts w:ascii="Traditional Arabic" w:hAnsi="Traditional Arabic" w:cs="Traditional Arabic"/>
                <w:b/>
                <w:bCs/>
                <w:sz w:val="28"/>
                <w:szCs w:val="28"/>
              </w:rPr>
            </w:rPrChange>
          </w:rPr>
          <w:delText xml:space="preserve"> &amp; ML</w:delText>
        </w:r>
      </w:del>
      <w:r w:rsidRPr="00AA5F69">
        <w:rPr>
          <w:rFonts w:asciiTheme="majorBidi" w:hAnsiTheme="majorBidi" w:cstheme="majorBidi"/>
          <w:sz w:val="28"/>
          <w:szCs w:val="28"/>
          <w:rPrChange w:id="647" w:author="Maher" w:date="2026-04-24T00:10:00Z">
            <w:rPr>
              <w:rFonts w:ascii="Traditional Arabic" w:hAnsi="Traditional Arabic" w:cs="Traditional Arabic"/>
              <w:b/>
              <w:bCs/>
              <w:sz w:val="28"/>
              <w:szCs w:val="28"/>
            </w:rPr>
          </w:rPrChange>
        </w:rPr>
        <w:t>)</w:t>
      </w:r>
    </w:p>
    <w:p w:rsidR="001D4C08" w:rsidRPr="00AA5F69" w:rsidRDefault="008A3690" w:rsidP="005F6ECA">
      <w:pPr>
        <w:bidi/>
        <w:jc w:val="both"/>
        <w:rPr>
          <w:rFonts w:asciiTheme="majorBidi" w:hAnsiTheme="majorBidi" w:cstheme="majorBidi"/>
          <w:sz w:val="28"/>
          <w:szCs w:val="28"/>
          <w:rtl/>
          <w:rPrChange w:id="648" w:author="Maher" w:date="2026-04-24T00:10:00Z">
            <w:rPr>
              <w:rFonts w:ascii="Traditional Arabic" w:hAnsi="Traditional Arabic" w:cs="Traditional Arabic"/>
              <w:sz w:val="28"/>
              <w:szCs w:val="28"/>
              <w:rtl/>
            </w:rPr>
          </w:rPrChange>
        </w:rPr>
      </w:pPr>
      <w:ins w:id="649" w:author="Maher" w:date="2026-04-24T19:01:00Z">
        <w:r>
          <w:rPr>
            <w:rFonts w:asciiTheme="majorBidi" w:hAnsiTheme="majorBidi" w:cstheme="majorBidi" w:hint="cs"/>
            <w:sz w:val="28"/>
            <w:szCs w:val="28"/>
            <w:rtl/>
          </w:rPr>
          <w:t xml:space="preserve">      </w:t>
        </w:r>
      </w:ins>
      <w:r w:rsidR="001D4C08" w:rsidRPr="00AA5F69">
        <w:rPr>
          <w:rFonts w:asciiTheme="majorBidi" w:hAnsiTheme="majorBidi" w:cstheme="majorBidi"/>
          <w:sz w:val="28"/>
          <w:szCs w:val="28"/>
          <w:rtl/>
          <w:rPrChange w:id="650" w:author="Maher" w:date="2026-04-24T00:10:00Z">
            <w:rPr>
              <w:rFonts w:ascii="Traditional Arabic" w:hAnsi="Traditional Arabic" w:cs="Traditional Arabic"/>
              <w:sz w:val="28"/>
              <w:szCs w:val="28"/>
              <w:rtl/>
            </w:rPr>
          </w:rPrChange>
        </w:rPr>
        <w:t>تعتمد منصة "عاون" على أنظمة التوصية</w:t>
      </w:r>
      <w:r w:rsidR="001D4C08" w:rsidRPr="00AA5F69">
        <w:rPr>
          <w:rFonts w:asciiTheme="majorBidi" w:hAnsiTheme="majorBidi" w:cstheme="majorBidi"/>
          <w:sz w:val="28"/>
          <w:szCs w:val="28"/>
          <w:rPrChange w:id="651" w:author="Maher" w:date="2026-04-24T00:10:00Z">
            <w:rPr>
              <w:rFonts w:ascii="Traditional Arabic" w:hAnsi="Traditional Arabic" w:cs="Traditional Arabic"/>
              <w:sz w:val="28"/>
              <w:szCs w:val="28"/>
            </w:rPr>
          </w:rPrChange>
        </w:rPr>
        <w:t xml:space="preserve"> (Recommendation Systems) </w:t>
      </w:r>
      <w:r w:rsidR="001D4C08" w:rsidRPr="00AA5F69">
        <w:rPr>
          <w:rFonts w:asciiTheme="majorBidi" w:hAnsiTheme="majorBidi" w:cstheme="majorBidi"/>
          <w:sz w:val="28"/>
          <w:szCs w:val="28"/>
          <w:rtl/>
          <w:rPrChange w:id="652" w:author="Maher" w:date="2026-04-24T00:10:00Z">
            <w:rPr>
              <w:rFonts w:ascii="Traditional Arabic" w:hAnsi="Traditional Arabic" w:cs="Traditional Arabic"/>
              <w:sz w:val="28"/>
              <w:szCs w:val="28"/>
              <w:rtl/>
            </w:rPr>
          </w:rPrChange>
        </w:rPr>
        <w:t>المدعومة بخوارزميات التعلم الآلي</w:t>
      </w:r>
      <w:r w:rsidR="001D4C08" w:rsidRPr="00AA5F69">
        <w:rPr>
          <w:rFonts w:asciiTheme="majorBidi" w:hAnsiTheme="majorBidi" w:cstheme="majorBidi"/>
          <w:sz w:val="28"/>
          <w:szCs w:val="28"/>
          <w:rPrChange w:id="653" w:author="Maher" w:date="2026-04-24T00:10:00Z">
            <w:rPr>
              <w:rFonts w:ascii="Traditional Arabic" w:hAnsi="Traditional Arabic" w:cs="Traditional Arabic"/>
              <w:sz w:val="28"/>
              <w:szCs w:val="28"/>
            </w:rPr>
          </w:rPrChange>
        </w:rPr>
        <w:t xml:space="preserve"> (Machine Learning) </w:t>
      </w:r>
      <w:r w:rsidR="001D4C08" w:rsidRPr="00AA5F69">
        <w:rPr>
          <w:rFonts w:asciiTheme="majorBidi" w:hAnsiTheme="majorBidi" w:cstheme="majorBidi"/>
          <w:sz w:val="28"/>
          <w:szCs w:val="28"/>
          <w:rtl/>
          <w:rPrChange w:id="654" w:author="Maher" w:date="2026-04-24T00:10:00Z">
            <w:rPr>
              <w:rFonts w:ascii="Traditional Arabic" w:hAnsi="Traditional Arabic" w:cs="Traditional Arabic"/>
              <w:sz w:val="28"/>
              <w:szCs w:val="28"/>
              <w:rtl/>
            </w:rPr>
          </w:rPrChange>
        </w:rPr>
        <w:t>لتخصيص تجربة المستخدم ورفع كفاءة توزيع الموارد</w:t>
      </w:r>
      <w:del w:id="655" w:author="BASHAR FAISAL" w:date="2026-04-19T16:40:00Z">
        <w:r w:rsidR="001D4C08" w:rsidRPr="00AA5F69" w:rsidDel="004138B1">
          <w:rPr>
            <w:rFonts w:asciiTheme="majorBidi" w:hAnsiTheme="majorBidi" w:cstheme="majorBidi"/>
            <w:sz w:val="28"/>
            <w:szCs w:val="28"/>
            <w:rtl/>
            <w:rPrChange w:id="656" w:author="Maher" w:date="2026-04-24T00:10:00Z">
              <w:rPr>
                <w:rFonts w:ascii="Traditional Arabic" w:hAnsi="Traditional Arabic" w:cs="Traditional Arabic"/>
                <w:sz w:val="28"/>
                <w:szCs w:val="28"/>
                <w:rtl/>
              </w:rPr>
            </w:rPrChange>
          </w:rPr>
          <w:delText xml:space="preserve"> </w:delText>
        </w:r>
        <w:r w:rsidR="00D83C89" w:rsidRPr="00AA5F69" w:rsidDel="004138B1">
          <w:rPr>
            <w:rFonts w:asciiTheme="majorBidi" w:hAnsiTheme="majorBidi" w:cstheme="majorBidi"/>
            <w:sz w:val="28"/>
            <w:szCs w:val="28"/>
            <w:rtl/>
            <w:rPrChange w:id="657" w:author="Maher" w:date="2026-04-24T00:10:00Z">
              <w:rPr>
                <w:rFonts w:ascii="Traditional Arabic" w:hAnsi="Traditional Arabic" w:cs="Traditional Arabic"/>
                <w:sz w:val="28"/>
                <w:szCs w:val="28"/>
                <w:rtl/>
              </w:rPr>
            </w:rPrChange>
          </w:rPr>
          <w:delText>(</w:delText>
        </w:r>
        <w:r w:rsidR="001D4C08" w:rsidRPr="00AA5F69" w:rsidDel="004138B1">
          <w:rPr>
            <w:rFonts w:asciiTheme="majorBidi" w:hAnsiTheme="majorBidi" w:cstheme="majorBidi"/>
            <w:sz w:val="28"/>
            <w:szCs w:val="28"/>
            <w:rtl/>
            <w:rPrChange w:id="658" w:author="Maher" w:date="2026-04-24T00:10:00Z">
              <w:rPr>
                <w:rFonts w:ascii="Traditional Arabic" w:hAnsi="Traditional Arabic" w:cs="Traditional Arabic"/>
                <w:sz w:val="28"/>
                <w:szCs w:val="28"/>
                <w:rtl/>
              </w:rPr>
            </w:rPrChange>
          </w:rPr>
          <w:delText>4)</w:delText>
        </w:r>
      </w:del>
      <w:r w:rsidR="001D4C08" w:rsidRPr="00AA5F69">
        <w:rPr>
          <w:rFonts w:asciiTheme="majorBidi" w:hAnsiTheme="majorBidi" w:cstheme="majorBidi"/>
          <w:sz w:val="28"/>
          <w:szCs w:val="28"/>
          <w:rtl/>
          <w:rPrChange w:id="659" w:author="Maher" w:date="2026-04-24T00:10:00Z">
            <w:rPr>
              <w:rFonts w:ascii="Traditional Arabic" w:hAnsi="Traditional Arabic" w:cs="Traditional Arabic"/>
              <w:sz w:val="28"/>
              <w:szCs w:val="28"/>
              <w:rtl/>
            </w:rPr>
          </w:rPrChange>
        </w:rPr>
        <w:t>. تقوم هذه الأنظمة بتحليل كميات ضخمة من البيانات التاريخية والسلوكية للمستخدمين، مثل تفضيلات الطعام، أوقات الطلب الذروة، والمواقع الجغرافية</w:t>
      </w:r>
      <w:del w:id="660" w:author="BASHAR FAISAL" w:date="2026-04-19T16:40:00Z">
        <w:r w:rsidR="001D4C08" w:rsidRPr="00AA5F69" w:rsidDel="004138B1">
          <w:rPr>
            <w:rFonts w:asciiTheme="majorBidi" w:hAnsiTheme="majorBidi" w:cstheme="majorBidi"/>
            <w:sz w:val="28"/>
            <w:szCs w:val="28"/>
            <w:rPrChange w:id="661" w:author="Maher" w:date="2026-04-24T00:10:00Z">
              <w:rPr>
                <w:rFonts w:ascii="Traditional Arabic" w:hAnsi="Traditional Arabic" w:cs="Traditional Arabic"/>
                <w:sz w:val="28"/>
                <w:szCs w:val="28"/>
              </w:rPr>
            </w:rPrChange>
          </w:rPr>
          <w:delText xml:space="preserve"> </w:delText>
        </w:r>
        <w:r w:rsidR="00D83C89" w:rsidRPr="00AA5F69" w:rsidDel="004138B1">
          <w:rPr>
            <w:rFonts w:asciiTheme="majorBidi" w:hAnsiTheme="majorBidi" w:cstheme="majorBidi"/>
            <w:sz w:val="28"/>
            <w:szCs w:val="28"/>
            <w:rPrChange w:id="662" w:author="Maher" w:date="2026-04-24T00:10:00Z">
              <w:rPr>
                <w:rFonts w:ascii="Traditional Arabic" w:hAnsi="Traditional Arabic" w:cs="Traditional Arabic"/>
                <w:sz w:val="28"/>
                <w:szCs w:val="28"/>
              </w:rPr>
            </w:rPrChange>
          </w:rPr>
          <w:delText>(</w:delText>
        </w:r>
        <w:r w:rsidR="001D4C08" w:rsidRPr="00AA5F69" w:rsidDel="004138B1">
          <w:rPr>
            <w:rFonts w:asciiTheme="majorBidi" w:hAnsiTheme="majorBidi" w:cstheme="majorBidi"/>
            <w:sz w:val="28"/>
            <w:szCs w:val="28"/>
            <w:rPrChange w:id="663" w:author="Maher" w:date="2026-04-24T00:10:00Z">
              <w:rPr>
                <w:rFonts w:ascii="Traditional Arabic" w:hAnsi="Traditional Arabic" w:cs="Traditional Arabic"/>
                <w:sz w:val="28"/>
                <w:szCs w:val="28"/>
              </w:rPr>
            </w:rPrChange>
          </w:rPr>
          <w:delText>10)</w:delText>
        </w:r>
      </w:del>
      <w:r w:rsidR="001D4C08" w:rsidRPr="00AA5F69">
        <w:rPr>
          <w:rFonts w:asciiTheme="majorBidi" w:hAnsiTheme="majorBidi" w:cstheme="majorBidi"/>
          <w:sz w:val="28"/>
          <w:szCs w:val="28"/>
          <w:rPrChange w:id="664" w:author="Maher" w:date="2026-04-24T00:10:00Z">
            <w:rPr>
              <w:rFonts w:ascii="Traditional Arabic" w:hAnsi="Traditional Arabic" w:cs="Traditional Arabic"/>
              <w:sz w:val="28"/>
              <w:szCs w:val="28"/>
            </w:rPr>
          </w:rPrChange>
        </w:rPr>
        <w:t>.</w:t>
      </w:r>
    </w:p>
    <w:p w:rsidR="001D4C08" w:rsidRPr="00AA5F69" w:rsidRDefault="001D4C08" w:rsidP="008779A9">
      <w:pPr>
        <w:bidi/>
        <w:jc w:val="both"/>
        <w:rPr>
          <w:rFonts w:asciiTheme="majorBidi" w:hAnsiTheme="majorBidi" w:cstheme="majorBidi"/>
          <w:sz w:val="28"/>
          <w:szCs w:val="28"/>
          <w:rtl/>
          <w:rPrChange w:id="665"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tl/>
          <w:rPrChange w:id="666" w:author="Maher" w:date="2026-04-24T00:10:00Z">
            <w:rPr>
              <w:rFonts w:ascii="Traditional Arabic" w:hAnsi="Traditional Arabic" w:cs="Traditional Arabic"/>
              <w:sz w:val="28"/>
              <w:szCs w:val="28"/>
              <w:rtl/>
            </w:rPr>
          </w:rPrChange>
        </w:rPr>
        <w:lastRenderedPageBreak/>
        <w:t>تستخدم المنصة تقنيات متقدمة مثل</w:t>
      </w:r>
      <w:r w:rsidRPr="00AA5F69">
        <w:rPr>
          <w:rFonts w:asciiTheme="majorBidi" w:hAnsiTheme="majorBidi" w:cstheme="majorBidi"/>
          <w:sz w:val="28"/>
          <w:szCs w:val="28"/>
          <w:rPrChange w:id="667" w:author="Maher" w:date="2026-04-24T00:10:00Z">
            <w:rPr>
              <w:rFonts w:ascii="Traditional Arabic" w:hAnsi="Traditional Arabic" w:cs="Traditional Arabic"/>
              <w:sz w:val="28"/>
              <w:szCs w:val="28"/>
            </w:rPr>
          </w:rPrChange>
        </w:rPr>
        <w:t>:</w:t>
      </w:r>
    </w:p>
    <w:p w:rsidR="001D4C08" w:rsidRPr="00AA5F69" w:rsidRDefault="001D4C08">
      <w:pPr>
        <w:pStyle w:val="a3"/>
        <w:numPr>
          <w:ilvl w:val="0"/>
          <w:numId w:val="78"/>
        </w:numPr>
        <w:bidi/>
        <w:jc w:val="both"/>
        <w:rPr>
          <w:rFonts w:asciiTheme="majorBidi" w:hAnsiTheme="majorBidi" w:cstheme="majorBidi"/>
          <w:sz w:val="28"/>
          <w:szCs w:val="28"/>
          <w:rtl/>
          <w:rPrChange w:id="668" w:author="Maher" w:date="2026-04-24T00:10:00Z">
            <w:rPr>
              <w:rFonts w:ascii="Traditional Arabic" w:hAnsi="Traditional Arabic" w:cs="Traditional Arabic"/>
              <w:sz w:val="28"/>
              <w:szCs w:val="28"/>
              <w:rtl/>
            </w:rPr>
          </w:rPrChange>
        </w:rPr>
        <w:pPrChange w:id="669" w:author="Maher" w:date="2026-04-24T00:10:00Z">
          <w:pPr>
            <w:pStyle w:val="a3"/>
            <w:numPr>
              <w:numId w:val="60"/>
            </w:numPr>
            <w:bidi/>
            <w:ind w:left="360" w:hanging="360"/>
            <w:jc w:val="both"/>
          </w:pPr>
        </w:pPrChange>
      </w:pPr>
      <w:r w:rsidRPr="00AA5F69">
        <w:rPr>
          <w:rFonts w:asciiTheme="majorBidi" w:hAnsiTheme="majorBidi" w:cstheme="majorBidi"/>
          <w:sz w:val="28"/>
          <w:szCs w:val="28"/>
          <w:rtl/>
          <w:rPrChange w:id="670" w:author="Maher" w:date="2026-04-24T00:10:00Z">
            <w:rPr>
              <w:rFonts w:ascii="Traditional Arabic" w:hAnsi="Traditional Arabic" w:cs="Traditional Arabic"/>
              <w:sz w:val="28"/>
              <w:szCs w:val="28"/>
              <w:rtl/>
            </w:rPr>
          </w:rPrChange>
        </w:rPr>
        <w:t>التصفية التعاونية</w:t>
      </w:r>
      <w:r w:rsidRPr="00AA5F69">
        <w:rPr>
          <w:rFonts w:asciiTheme="majorBidi" w:hAnsiTheme="majorBidi" w:cstheme="majorBidi"/>
          <w:sz w:val="28"/>
          <w:szCs w:val="28"/>
          <w:rPrChange w:id="671" w:author="Maher" w:date="2026-04-24T00:10:00Z">
            <w:rPr>
              <w:rFonts w:ascii="Traditional Arabic" w:hAnsi="Traditional Arabic" w:cs="Traditional Arabic"/>
              <w:sz w:val="28"/>
              <w:szCs w:val="28"/>
            </w:rPr>
          </w:rPrChange>
        </w:rPr>
        <w:t xml:space="preserve"> (Collaborative Filtering): </w:t>
      </w:r>
      <w:r w:rsidRPr="00AA5F69">
        <w:rPr>
          <w:rFonts w:asciiTheme="majorBidi" w:hAnsiTheme="majorBidi" w:cstheme="majorBidi"/>
          <w:sz w:val="28"/>
          <w:szCs w:val="28"/>
          <w:rtl/>
          <w:rPrChange w:id="672" w:author="Maher" w:date="2026-04-24T00:10:00Z">
            <w:rPr>
              <w:rFonts w:ascii="Traditional Arabic" w:hAnsi="Traditional Arabic" w:cs="Traditional Arabic"/>
              <w:sz w:val="28"/>
              <w:szCs w:val="28"/>
              <w:rtl/>
            </w:rPr>
          </w:rPrChange>
        </w:rPr>
        <w:t>اقتراح وجبات بناءً على تشابه أذواق المستخدمين</w:t>
      </w:r>
      <w:r w:rsidRPr="00AA5F69">
        <w:rPr>
          <w:rFonts w:asciiTheme="majorBidi" w:hAnsiTheme="majorBidi" w:cstheme="majorBidi"/>
          <w:sz w:val="28"/>
          <w:szCs w:val="28"/>
          <w:rPrChange w:id="673" w:author="Maher" w:date="2026-04-24T00:10:00Z">
            <w:rPr>
              <w:rFonts w:ascii="Traditional Arabic" w:hAnsi="Traditional Arabic" w:cs="Traditional Arabic"/>
              <w:sz w:val="28"/>
              <w:szCs w:val="28"/>
            </w:rPr>
          </w:rPrChange>
        </w:rPr>
        <w:t>.</w:t>
      </w:r>
    </w:p>
    <w:p w:rsidR="001D4C08" w:rsidRPr="00AA5F69" w:rsidRDefault="001D4C08">
      <w:pPr>
        <w:pStyle w:val="a3"/>
        <w:numPr>
          <w:ilvl w:val="0"/>
          <w:numId w:val="78"/>
        </w:numPr>
        <w:bidi/>
        <w:jc w:val="both"/>
        <w:rPr>
          <w:rFonts w:asciiTheme="majorBidi" w:hAnsiTheme="majorBidi" w:cstheme="majorBidi"/>
          <w:sz w:val="28"/>
          <w:szCs w:val="28"/>
          <w:rtl/>
          <w:rPrChange w:id="674" w:author="Maher" w:date="2026-04-24T00:10:00Z">
            <w:rPr>
              <w:rFonts w:ascii="Traditional Arabic" w:hAnsi="Traditional Arabic" w:cs="Traditional Arabic"/>
              <w:sz w:val="28"/>
              <w:szCs w:val="28"/>
              <w:rtl/>
            </w:rPr>
          </w:rPrChange>
        </w:rPr>
        <w:pPrChange w:id="675" w:author="Maher" w:date="2026-04-24T00:10:00Z">
          <w:pPr>
            <w:pStyle w:val="a3"/>
            <w:numPr>
              <w:numId w:val="60"/>
            </w:numPr>
            <w:bidi/>
            <w:ind w:left="360" w:hanging="360"/>
            <w:jc w:val="both"/>
          </w:pPr>
        </w:pPrChange>
      </w:pPr>
      <w:r w:rsidRPr="00AA5F69">
        <w:rPr>
          <w:rFonts w:asciiTheme="majorBidi" w:hAnsiTheme="majorBidi" w:cstheme="majorBidi"/>
          <w:sz w:val="28"/>
          <w:szCs w:val="28"/>
          <w:rtl/>
          <w:rPrChange w:id="676" w:author="Maher" w:date="2026-04-24T00:10:00Z">
            <w:rPr>
              <w:rFonts w:ascii="Traditional Arabic" w:hAnsi="Traditional Arabic" w:cs="Traditional Arabic"/>
              <w:sz w:val="28"/>
              <w:szCs w:val="28"/>
              <w:rtl/>
            </w:rPr>
          </w:rPrChange>
        </w:rPr>
        <w:t>التصفية القائمة على المحتوى</w:t>
      </w:r>
      <w:r w:rsidRPr="00AA5F69">
        <w:rPr>
          <w:rFonts w:asciiTheme="majorBidi" w:hAnsiTheme="majorBidi" w:cstheme="majorBidi"/>
          <w:sz w:val="28"/>
          <w:szCs w:val="28"/>
          <w:rPrChange w:id="677" w:author="Maher" w:date="2026-04-24T00:10:00Z">
            <w:rPr>
              <w:rFonts w:ascii="Traditional Arabic" w:hAnsi="Traditional Arabic" w:cs="Traditional Arabic"/>
              <w:sz w:val="28"/>
              <w:szCs w:val="28"/>
            </w:rPr>
          </w:rPrChange>
        </w:rPr>
        <w:t xml:space="preserve"> (Content-based Filtering): </w:t>
      </w:r>
      <w:r w:rsidRPr="00AA5F69">
        <w:rPr>
          <w:rFonts w:asciiTheme="majorBidi" w:hAnsiTheme="majorBidi" w:cstheme="majorBidi"/>
          <w:sz w:val="28"/>
          <w:szCs w:val="28"/>
          <w:rtl/>
          <w:rPrChange w:id="678" w:author="Maher" w:date="2026-04-24T00:10:00Z">
            <w:rPr>
              <w:rFonts w:ascii="Traditional Arabic" w:hAnsi="Traditional Arabic" w:cs="Traditional Arabic"/>
              <w:sz w:val="28"/>
              <w:szCs w:val="28"/>
              <w:rtl/>
            </w:rPr>
          </w:rPrChange>
        </w:rPr>
        <w:t>الاقتراح بناءً على مكونات الوجبات التي يفضلها المستخدم عادةً</w:t>
      </w:r>
      <w:r w:rsidRPr="00AA5F69">
        <w:rPr>
          <w:rFonts w:asciiTheme="majorBidi" w:hAnsiTheme="majorBidi" w:cstheme="majorBidi"/>
          <w:sz w:val="28"/>
          <w:szCs w:val="28"/>
          <w:rPrChange w:id="679" w:author="Maher" w:date="2026-04-24T00:10:00Z">
            <w:rPr>
              <w:rFonts w:ascii="Traditional Arabic" w:hAnsi="Traditional Arabic" w:cs="Traditional Arabic"/>
              <w:sz w:val="28"/>
              <w:szCs w:val="28"/>
            </w:rPr>
          </w:rPrChange>
        </w:rPr>
        <w:t>.</w:t>
      </w:r>
    </w:p>
    <w:p w:rsidR="001D4C08" w:rsidRPr="00AA5F69" w:rsidRDefault="00D83C89" w:rsidP="008A3690">
      <w:pPr>
        <w:bidi/>
        <w:jc w:val="both"/>
        <w:rPr>
          <w:rFonts w:asciiTheme="majorBidi" w:hAnsiTheme="majorBidi" w:cstheme="majorBidi"/>
          <w:sz w:val="28"/>
          <w:szCs w:val="28"/>
          <w:rtl/>
          <w:rPrChange w:id="680"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tl/>
          <w:rPrChange w:id="681" w:author="Maher" w:date="2026-04-24T00:10:00Z">
            <w:rPr>
              <w:rFonts w:ascii="Traditional Arabic" w:hAnsi="Traditional Arabic" w:cs="Traditional Arabic"/>
              <w:sz w:val="28"/>
              <w:szCs w:val="28"/>
              <w:rtl/>
            </w:rPr>
          </w:rPrChange>
        </w:rPr>
        <w:t>تساهم هذه التقنيات في محور رئيسي</w:t>
      </w:r>
      <w:r w:rsidR="001D4C08" w:rsidRPr="00AA5F69">
        <w:rPr>
          <w:rFonts w:asciiTheme="majorBidi" w:hAnsiTheme="majorBidi" w:cstheme="majorBidi"/>
          <w:sz w:val="28"/>
          <w:szCs w:val="28"/>
          <w:rPrChange w:id="682" w:author="Maher" w:date="2026-04-24T00:10:00Z">
            <w:rPr>
              <w:rFonts w:ascii="Traditional Arabic" w:hAnsi="Traditional Arabic" w:cs="Traditional Arabic"/>
              <w:sz w:val="28"/>
              <w:szCs w:val="28"/>
            </w:rPr>
          </w:rPrChange>
        </w:rPr>
        <w:t>:</w:t>
      </w:r>
    </w:p>
    <w:p w:rsidR="001D4C08" w:rsidRPr="00AA5F69" w:rsidDel="008502DD" w:rsidRDefault="001D4C08">
      <w:pPr>
        <w:pStyle w:val="a3"/>
        <w:numPr>
          <w:ilvl w:val="0"/>
          <w:numId w:val="77"/>
        </w:numPr>
        <w:bidi/>
        <w:jc w:val="both"/>
        <w:rPr>
          <w:del w:id="683" w:author="BASHAR FAISAL" w:date="2026-04-19T17:24:00Z"/>
          <w:rFonts w:asciiTheme="majorBidi" w:hAnsiTheme="majorBidi" w:cstheme="majorBidi"/>
          <w:sz w:val="28"/>
          <w:szCs w:val="28"/>
          <w:rtl/>
          <w:rPrChange w:id="684" w:author="Maher" w:date="2026-04-24T00:10:00Z">
            <w:rPr>
              <w:del w:id="685" w:author="BASHAR FAISAL" w:date="2026-04-19T17:24:00Z"/>
              <w:rFonts w:ascii="Traditional Arabic" w:hAnsi="Traditional Arabic" w:cs="Traditional Arabic"/>
              <w:sz w:val="28"/>
              <w:szCs w:val="28"/>
              <w:rtl/>
            </w:rPr>
          </w:rPrChange>
        </w:rPr>
        <w:pPrChange w:id="686" w:author="Maher" w:date="2026-04-24T00:10:00Z">
          <w:pPr>
            <w:pStyle w:val="a3"/>
            <w:numPr>
              <w:numId w:val="67"/>
            </w:numPr>
            <w:bidi/>
            <w:ind w:hanging="360"/>
            <w:jc w:val="both"/>
          </w:pPr>
        </w:pPrChange>
      </w:pPr>
      <w:r w:rsidRPr="00AA5F69">
        <w:rPr>
          <w:rFonts w:asciiTheme="majorBidi" w:hAnsiTheme="majorBidi" w:cstheme="majorBidi"/>
          <w:sz w:val="28"/>
          <w:szCs w:val="28"/>
          <w:rtl/>
          <w:rPrChange w:id="687" w:author="Maher" w:date="2026-04-24T00:10:00Z">
            <w:rPr>
              <w:rFonts w:ascii="Traditional Arabic" w:hAnsi="Traditional Arabic" w:cs="Traditional Arabic"/>
              <w:sz w:val="28"/>
              <w:szCs w:val="28"/>
              <w:rtl/>
            </w:rPr>
          </w:rPrChange>
        </w:rPr>
        <w:t>تحسين تجربة العميل: من خلال اقتراح وجبات وعروض تتناسب مع ذوقه وتاريخ طلباته السابق، مما يزيد من ولاء العميل للمنصة</w:t>
      </w:r>
      <w:r w:rsidRPr="00AA5F69">
        <w:rPr>
          <w:rFonts w:asciiTheme="majorBidi" w:hAnsiTheme="majorBidi" w:cstheme="majorBidi"/>
          <w:sz w:val="28"/>
          <w:szCs w:val="28"/>
          <w:rPrChange w:id="688" w:author="Maher" w:date="2026-04-24T00:10:00Z">
            <w:rPr>
              <w:rFonts w:ascii="Traditional Arabic" w:hAnsi="Traditional Arabic" w:cs="Traditional Arabic"/>
              <w:sz w:val="28"/>
              <w:szCs w:val="28"/>
            </w:rPr>
          </w:rPrChange>
        </w:rPr>
        <w:t>.</w:t>
      </w:r>
    </w:p>
    <w:p w:rsidR="001D4C08" w:rsidRPr="00AA5F69" w:rsidDel="008502DD" w:rsidRDefault="001D4C08">
      <w:pPr>
        <w:pStyle w:val="a3"/>
        <w:numPr>
          <w:ilvl w:val="0"/>
          <w:numId w:val="67"/>
        </w:numPr>
        <w:bidi/>
        <w:jc w:val="both"/>
        <w:rPr>
          <w:del w:id="689" w:author="BASHAR FAISAL" w:date="2026-04-19T17:24:00Z"/>
          <w:rFonts w:asciiTheme="majorBidi" w:hAnsiTheme="majorBidi" w:cstheme="majorBidi"/>
          <w:b/>
          <w:bCs/>
          <w:sz w:val="28"/>
          <w:szCs w:val="28"/>
          <w:rtl/>
          <w:rPrChange w:id="690" w:author="Maher" w:date="2026-04-24T00:10:00Z">
            <w:rPr>
              <w:del w:id="691" w:author="BASHAR FAISAL" w:date="2026-04-19T17:24:00Z"/>
              <w:rtl/>
            </w:rPr>
          </w:rPrChange>
        </w:rPr>
        <w:pPrChange w:id="692" w:author="Maher" w:date="2026-04-24T00:10:00Z">
          <w:pPr>
            <w:bidi/>
            <w:jc w:val="both"/>
          </w:pPr>
        </w:pPrChange>
      </w:pPr>
      <w:del w:id="693" w:author="BASHAR FAISAL" w:date="2026-04-19T17:24:00Z">
        <w:r w:rsidRPr="00AA5F69" w:rsidDel="008502DD">
          <w:rPr>
            <w:rFonts w:asciiTheme="majorBidi" w:hAnsiTheme="majorBidi" w:cstheme="majorBidi"/>
            <w:sz w:val="28"/>
            <w:szCs w:val="28"/>
            <w:rPrChange w:id="694" w:author="Maher" w:date="2026-04-24T00:10:00Z">
              <w:rPr/>
            </w:rPrChange>
          </w:rPr>
          <w:delText xml:space="preserve"> </w:delText>
        </w:r>
        <w:r w:rsidRPr="00AA5F69" w:rsidDel="008502DD">
          <w:rPr>
            <w:rFonts w:asciiTheme="majorBidi" w:hAnsiTheme="majorBidi" w:cstheme="majorBidi"/>
            <w:b/>
            <w:bCs/>
            <w:sz w:val="28"/>
            <w:szCs w:val="28"/>
            <w:rPrChange w:id="695" w:author="Maher" w:date="2026-04-24T00:10:00Z">
              <w:rPr/>
            </w:rPrChange>
          </w:rPr>
          <w:delText>2.3</w:delText>
        </w:r>
        <w:r w:rsidRPr="00AA5F69" w:rsidDel="008502DD">
          <w:rPr>
            <w:rFonts w:asciiTheme="majorBidi" w:hAnsiTheme="majorBidi" w:cstheme="majorBidi"/>
            <w:sz w:val="28"/>
            <w:szCs w:val="28"/>
            <w:rPrChange w:id="696" w:author="Maher" w:date="2026-04-24T00:10:00Z">
              <w:rPr/>
            </w:rPrChange>
          </w:rPr>
          <w:delText>.</w:delText>
        </w:r>
        <w:r w:rsidRPr="00AA5F69" w:rsidDel="008502DD">
          <w:rPr>
            <w:rFonts w:asciiTheme="majorBidi" w:hAnsiTheme="majorBidi" w:cstheme="majorBidi"/>
            <w:b/>
            <w:bCs/>
            <w:sz w:val="28"/>
            <w:szCs w:val="28"/>
            <w:rPrChange w:id="697" w:author="Maher" w:date="2026-04-24T00:10:00Z">
              <w:rPr/>
            </w:rPrChange>
          </w:rPr>
          <w:delText xml:space="preserve">4 </w:delText>
        </w:r>
        <w:r w:rsidRPr="00AA5F69" w:rsidDel="008502DD">
          <w:rPr>
            <w:rFonts w:asciiTheme="majorBidi" w:hAnsiTheme="majorBidi" w:cstheme="majorBidi"/>
            <w:b/>
            <w:bCs/>
            <w:sz w:val="28"/>
            <w:szCs w:val="28"/>
            <w:rtl/>
            <w:rPrChange w:id="698" w:author="Maher" w:date="2026-04-24T00:10:00Z">
              <w:rPr>
                <w:rtl/>
              </w:rPr>
            </w:rPrChange>
          </w:rPr>
          <w:delText>تقنيات المحادثة الذكية</w:delText>
        </w:r>
        <w:r w:rsidRPr="00AA5F69" w:rsidDel="008502DD">
          <w:rPr>
            <w:rFonts w:asciiTheme="majorBidi" w:hAnsiTheme="majorBidi" w:cstheme="majorBidi"/>
            <w:b/>
            <w:bCs/>
            <w:sz w:val="28"/>
            <w:szCs w:val="28"/>
            <w:rPrChange w:id="699" w:author="Maher" w:date="2026-04-24T00:10:00Z">
              <w:rPr/>
            </w:rPrChange>
          </w:rPr>
          <w:delText xml:space="preserve"> (RAG &amp; Voice Chat)</w:delText>
        </w:r>
      </w:del>
    </w:p>
    <w:p w:rsidR="001D4C08" w:rsidRPr="00AA5F69" w:rsidDel="008502DD" w:rsidRDefault="001D4C08">
      <w:pPr>
        <w:pStyle w:val="a3"/>
        <w:bidi/>
        <w:jc w:val="both"/>
        <w:rPr>
          <w:del w:id="700" w:author="BASHAR FAISAL" w:date="2026-04-19T17:24:00Z"/>
          <w:rFonts w:asciiTheme="majorBidi" w:hAnsiTheme="majorBidi" w:cstheme="majorBidi"/>
          <w:sz w:val="28"/>
          <w:szCs w:val="28"/>
          <w:rtl/>
          <w:rPrChange w:id="701" w:author="Maher" w:date="2026-04-24T00:10:00Z">
            <w:rPr>
              <w:del w:id="702" w:author="BASHAR FAISAL" w:date="2026-04-19T17:24:00Z"/>
              <w:rtl/>
            </w:rPr>
          </w:rPrChange>
        </w:rPr>
        <w:pPrChange w:id="703" w:author="Maher" w:date="2026-04-24T00:10:00Z">
          <w:pPr>
            <w:bidi/>
            <w:jc w:val="both"/>
          </w:pPr>
        </w:pPrChange>
      </w:pPr>
      <w:del w:id="704" w:author="BASHAR FAISAL" w:date="2026-04-19T17:24:00Z">
        <w:r w:rsidRPr="00AA5F69" w:rsidDel="008502DD">
          <w:rPr>
            <w:rFonts w:asciiTheme="majorBidi" w:hAnsiTheme="majorBidi" w:cstheme="majorBidi"/>
            <w:sz w:val="28"/>
            <w:szCs w:val="28"/>
            <w:rtl/>
            <w:rPrChange w:id="705" w:author="Maher" w:date="2026-04-24T00:10:00Z">
              <w:rPr>
                <w:rtl/>
              </w:rPr>
            </w:rPrChange>
          </w:rPr>
          <w:delText>لضمان تقديم دعم فني وتفاعل سلس مع المستخدمين، تدمج منصة "عاون" تقنيات المحادثة الذكية المعتمدة على نماذج اللغة الكبيرة</w:delText>
        </w:r>
        <w:r w:rsidRPr="00AA5F69" w:rsidDel="008502DD">
          <w:rPr>
            <w:rFonts w:asciiTheme="majorBidi" w:hAnsiTheme="majorBidi" w:cstheme="majorBidi"/>
            <w:sz w:val="28"/>
            <w:szCs w:val="28"/>
            <w:rPrChange w:id="706" w:author="Maher" w:date="2026-04-24T00:10:00Z">
              <w:rPr/>
            </w:rPrChange>
          </w:rPr>
          <w:delText xml:space="preserve"> (LLMs) </w:delText>
        </w:r>
        <w:r w:rsidRPr="00AA5F69" w:rsidDel="008502DD">
          <w:rPr>
            <w:rFonts w:asciiTheme="majorBidi" w:hAnsiTheme="majorBidi" w:cstheme="majorBidi"/>
            <w:sz w:val="28"/>
            <w:szCs w:val="28"/>
            <w:rtl/>
            <w:rPrChange w:id="707" w:author="Maher" w:date="2026-04-24T00:10:00Z">
              <w:rPr>
                <w:rtl/>
              </w:rPr>
            </w:rPrChange>
          </w:rPr>
          <w:delText>وتقنية التوليد المعزز بالاسترجاع</w:delText>
        </w:r>
        <w:r w:rsidRPr="00AA5F69" w:rsidDel="008502DD">
          <w:rPr>
            <w:rFonts w:asciiTheme="majorBidi" w:hAnsiTheme="majorBidi" w:cstheme="majorBidi"/>
            <w:sz w:val="28"/>
            <w:szCs w:val="28"/>
            <w:rPrChange w:id="708" w:author="Maher" w:date="2026-04-24T00:10:00Z">
              <w:rPr/>
            </w:rPrChange>
          </w:rPr>
          <w:delText xml:space="preserve"> (Retrieval-Augmented Generation - RAG)</w:delText>
        </w:r>
      </w:del>
      <w:del w:id="709" w:author="BASHAR FAISAL" w:date="2026-04-19T16:42:00Z">
        <w:r w:rsidRPr="00AA5F69" w:rsidDel="004138B1">
          <w:rPr>
            <w:rFonts w:asciiTheme="majorBidi" w:hAnsiTheme="majorBidi" w:cstheme="majorBidi"/>
            <w:sz w:val="28"/>
            <w:szCs w:val="28"/>
            <w:rPrChange w:id="710" w:author="Maher" w:date="2026-04-24T00:10:00Z">
              <w:rPr/>
            </w:rPrChange>
          </w:rPr>
          <w:delText xml:space="preserve"> </w:delText>
        </w:r>
        <w:r w:rsidR="00D83C89" w:rsidRPr="00AA5F69" w:rsidDel="004138B1">
          <w:rPr>
            <w:rFonts w:asciiTheme="majorBidi" w:hAnsiTheme="majorBidi" w:cstheme="majorBidi"/>
            <w:sz w:val="28"/>
            <w:szCs w:val="28"/>
            <w:rPrChange w:id="711" w:author="Maher" w:date="2026-04-24T00:10:00Z">
              <w:rPr/>
            </w:rPrChange>
          </w:rPr>
          <w:delText>(</w:delText>
        </w:r>
        <w:r w:rsidRPr="00AA5F69" w:rsidDel="004138B1">
          <w:rPr>
            <w:rFonts w:asciiTheme="majorBidi" w:hAnsiTheme="majorBidi" w:cstheme="majorBidi"/>
            <w:sz w:val="28"/>
            <w:szCs w:val="28"/>
            <w:rPrChange w:id="712" w:author="Maher" w:date="2026-04-24T00:10:00Z">
              <w:rPr/>
            </w:rPrChange>
          </w:rPr>
          <w:delText>4)</w:delText>
        </w:r>
      </w:del>
      <w:del w:id="713" w:author="BASHAR FAISAL" w:date="2026-04-19T17:24:00Z">
        <w:r w:rsidRPr="00AA5F69" w:rsidDel="008502DD">
          <w:rPr>
            <w:rFonts w:asciiTheme="majorBidi" w:hAnsiTheme="majorBidi" w:cstheme="majorBidi"/>
            <w:sz w:val="28"/>
            <w:szCs w:val="28"/>
            <w:rPrChange w:id="714" w:author="Maher" w:date="2026-04-24T00:10:00Z">
              <w:rPr/>
            </w:rPrChange>
          </w:rPr>
          <w:delText xml:space="preserve">. </w:delText>
        </w:r>
        <w:r w:rsidRPr="00AA5F69" w:rsidDel="008502DD">
          <w:rPr>
            <w:rFonts w:asciiTheme="majorBidi" w:hAnsiTheme="majorBidi" w:cstheme="majorBidi"/>
            <w:sz w:val="28"/>
            <w:szCs w:val="28"/>
            <w:rtl/>
            <w:rPrChange w:id="715" w:author="Maher" w:date="2026-04-24T00:10:00Z">
              <w:rPr>
                <w:rtl/>
              </w:rPr>
            </w:rPrChange>
          </w:rPr>
          <w:delText>تعمل هذه التقنية كمساعد ذكي داخل التطبيق قادر على الإجابة على استفسارات المستخدمين (سواء كانوا زبائن أو مستفيدين) بدقة عالية وباللغة العربية الفصحى</w:delText>
        </w:r>
      </w:del>
      <w:del w:id="716" w:author="BASHAR FAISAL" w:date="2026-04-19T16:42:00Z">
        <w:r w:rsidRPr="00AA5F69" w:rsidDel="004138B1">
          <w:rPr>
            <w:rFonts w:asciiTheme="majorBidi" w:hAnsiTheme="majorBidi" w:cstheme="majorBidi"/>
            <w:sz w:val="28"/>
            <w:szCs w:val="28"/>
            <w:rPrChange w:id="717" w:author="Maher" w:date="2026-04-24T00:10:00Z">
              <w:rPr/>
            </w:rPrChange>
          </w:rPr>
          <w:delText xml:space="preserve"> </w:delText>
        </w:r>
        <w:r w:rsidR="00D83C89" w:rsidRPr="00AA5F69" w:rsidDel="004138B1">
          <w:rPr>
            <w:rFonts w:asciiTheme="majorBidi" w:hAnsiTheme="majorBidi" w:cstheme="majorBidi"/>
            <w:sz w:val="28"/>
            <w:szCs w:val="28"/>
            <w:rPrChange w:id="718" w:author="Maher" w:date="2026-04-24T00:10:00Z">
              <w:rPr/>
            </w:rPrChange>
          </w:rPr>
          <w:delText>(</w:delText>
        </w:r>
        <w:r w:rsidRPr="00AA5F69" w:rsidDel="004138B1">
          <w:rPr>
            <w:rFonts w:asciiTheme="majorBidi" w:hAnsiTheme="majorBidi" w:cstheme="majorBidi"/>
            <w:sz w:val="28"/>
            <w:szCs w:val="28"/>
            <w:rPrChange w:id="719" w:author="Maher" w:date="2026-04-24T00:10:00Z">
              <w:rPr/>
            </w:rPrChange>
          </w:rPr>
          <w:delText>13)</w:delText>
        </w:r>
      </w:del>
      <w:del w:id="720" w:author="BASHAR FAISAL" w:date="2026-04-19T17:24:00Z">
        <w:r w:rsidRPr="00AA5F69" w:rsidDel="008502DD">
          <w:rPr>
            <w:rFonts w:asciiTheme="majorBidi" w:hAnsiTheme="majorBidi" w:cstheme="majorBidi"/>
            <w:sz w:val="28"/>
            <w:szCs w:val="28"/>
            <w:rPrChange w:id="721" w:author="Maher" w:date="2026-04-24T00:10:00Z">
              <w:rPr/>
            </w:rPrChange>
          </w:rPr>
          <w:delText>.</w:delText>
        </w:r>
      </w:del>
    </w:p>
    <w:p w:rsidR="001D4C08" w:rsidRPr="00AA5F69" w:rsidDel="008502DD" w:rsidRDefault="001D4C08">
      <w:pPr>
        <w:pStyle w:val="a3"/>
        <w:bidi/>
        <w:jc w:val="both"/>
        <w:rPr>
          <w:del w:id="722" w:author="BASHAR FAISAL" w:date="2026-04-19T17:24:00Z"/>
          <w:rFonts w:asciiTheme="majorBidi" w:hAnsiTheme="majorBidi" w:cstheme="majorBidi"/>
          <w:sz w:val="28"/>
          <w:szCs w:val="28"/>
          <w:rtl/>
          <w:rPrChange w:id="723" w:author="Maher" w:date="2026-04-24T00:10:00Z">
            <w:rPr>
              <w:del w:id="724" w:author="BASHAR FAISAL" w:date="2026-04-19T17:24:00Z"/>
              <w:rtl/>
            </w:rPr>
          </w:rPrChange>
        </w:rPr>
        <w:pPrChange w:id="725" w:author="Maher" w:date="2026-04-24T00:10:00Z">
          <w:pPr>
            <w:bidi/>
            <w:jc w:val="both"/>
          </w:pPr>
        </w:pPrChange>
      </w:pPr>
      <w:del w:id="726" w:author="BASHAR FAISAL" w:date="2026-04-19T17:24:00Z">
        <w:r w:rsidRPr="00AA5F69" w:rsidDel="008502DD">
          <w:rPr>
            <w:rFonts w:asciiTheme="majorBidi" w:hAnsiTheme="majorBidi" w:cstheme="majorBidi"/>
            <w:sz w:val="28"/>
            <w:szCs w:val="28"/>
            <w:rtl/>
            <w:rPrChange w:id="727" w:author="Maher" w:date="2026-04-24T00:10:00Z">
              <w:rPr>
                <w:rtl/>
              </w:rPr>
            </w:rPrChange>
          </w:rPr>
          <w:delText>تتجاوز تقنية الـ</w:delText>
        </w:r>
        <w:r w:rsidRPr="00AA5F69" w:rsidDel="008502DD">
          <w:rPr>
            <w:rFonts w:asciiTheme="majorBidi" w:hAnsiTheme="majorBidi" w:cstheme="majorBidi"/>
            <w:sz w:val="28"/>
            <w:szCs w:val="28"/>
            <w:rPrChange w:id="728" w:author="Maher" w:date="2026-04-24T00:10:00Z">
              <w:rPr/>
            </w:rPrChange>
          </w:rPr>
          <w:delText xml:space="preserve"> RAG </w:delText>
        </w:r>
        <w:r w:rsidRPr="00AA5F69" w:rsidDel="008502DD">
          <w:rPr>
            <w:rFonts w:asciiTheme="majorBidi" w:hAnsiTheme="majorBidi" w:cstheme="majorBidi"/>
            <w:sz w:val="28"/>
            <w:szCs w:val="28"/>
            <w:rtl/>
            <w:rPrChange w:id="729" w:author="Maher" w:date="2026-04-24T00:10:00Z">
              <w:rPr>
                <w:rtl/>
              </w:rPr>
            </w:rPrChange>
          </w:rPr>
          <w:delText>حدود النماذج اللغوية التقليدية من خلال قدرتها على ربط نموذج اللغة بقاعدة بيانات المعرفة الخاصة بالمنصة. تمر العملية عبر ثلاث خطوات</w:delText>
        </w:r>
        <w:r w:rsidRPr="00AA5F69" w:rsidDel="008502DD">
          <w:rPr>
            <w:rFonts w:asciiTheme="majorBidi" w:hAnsiTheme="majorBidi" w:cstheme="majorBidi"/>
            <w:sz w:val="28"/>
            <w:szCs w:val="28"/>
            <w:rPrChange w:id="730" w:author="Maher" w:date="2026-04-24T00:10:00Z">
              <w:rPr/>
            </w:rPrChange>
          </w:rPr>
          <w:delText>:</w:delText>
        </w:r>
      </w:del>
    </w:p>
    <w:p w:rsidR="001D4C08" w:rsidRPr="00AA5F69" w:rsidDel="008502DD" w:rsidRDefault="001D4C08">
      <w:pPr>
        <w:pStyle w:val="a3"/>
        <w:bidi/>
        <w:jc w:val="both"/>
        <w:rPr>
          <w:del w:id="731" w:author="BASHAR FAISAL" w:date="2026-04-19T17:24:00Z"/>
          <w:rFonts w:asciiTheme="majorBidi" w:hAnsiTheme="majorBidi" w:cstheme="majorBidi"/>
          <w:sz w:val="28"/>
          <w:szCs w:val="28"/>
          <w:rtl/>
          <w:rPrChange w:id="732" w:author="Maher" w:date="2026-04-24T00:10:00Z">
            <w:rPr>
              <w:del w:id="733" w:author="BASHAR FAISAL" w:date="2026-04-19T17:24:00Z"/>
              <w:rtl/>
            </w:rPr>
          </w:rPrChange>
        </w:rPr>
        <w:pPrChange w:id="734" w:author="Maher" w:date="2026-04-24T00:10:00Z">
          <w:pPr>
            <w:pStyle w:val="a3"/>
            <w:numPr>
              <w:numId w:val="59"/>
            </w:numPr>
            <w:bidi/>
            <w:ind w:left="360" w:hanging="360"/>
            <w:jc w:val="both"/>
          </w:pPr>
        </w:pPrChange>
      </w:pPr>
      <w:del w:id="735" w:author="BASHAR FAISAL" w:date="2026-04-19T17:24:00Z">
        <w:r w:rsidRPr="00AA5F69" w:rsidDel="008502DD">
          <w:rPr>
            <w:rFonts w:asciiTheme="majorBidi" w:hAnsiTheme="majorBidi" w:cstheme="majorBidi"/>
            <w:sz w:val="28"/>
            <w:szCs w:val="28"/>
            <w:rtl/>
            <w:rPrChange w:id="736" w:author="Maher" w:date="2026-04-24T00:10:00Z">
              <w:rPr>
                <w:rtl/>
              </w:rPr>
            </w:rPrChange>
          </w:rPr>
          <w:delText>الاسترجاع</w:delText>
        </w:r>
        <w:r w:rsidRPr="00AA5F69" w:rsidDel="008502DD">
          <w:rPr>
            <w:rFonts w:asciiTheme="majorBidi" w:hAnsiTheme="majorBidi" w:cstheme="majorBidi"/>
            <w:sz w:val="28"/>
            <w:szCs w:val="28"/>
            <w:rPrChange w:id="737" w:author="Maher" w:date="2026-04-24T00:10:00Z">
              <w:rPr/>
            </w:rPrChange>
          </w:rPr>
          <w:delText xml:space="preserve"> (Retrieval): </w:delText>
        </w:r>
        <w:r w:rsidRPr="00AA5F69" w:rsidDel="008502DD">
          <w:rPr>
            <w:rFonts w:asciiTheme="majorBidi" w:hAnsiTheme="majorBidi" w:cstheme="majorBidi"/>
            <w:sz w:val="28"/>
            <w:szCs w:val="28"/>
            <w:rtl/>
            <w:rPrChange w:id="738" w:author="Maher" w:date="2026-04-24T00:10:00Z">
              <w:rPr>
                <w:rtl/>
              </w:rPr>
            </w:rPrChange>
          </w:rPr>
          <w:delText>البحث في وثائق المنصة عن المعلومات المتعلقة بسؤال المستخدم</w:delText>
        </w:r>
        <w:r w:rsidRPr="00AA5F69" w:rsidDel="008502DD">
          <w:rPr>
            <w:rFonts w:asciiTheme="majorBidi" w:hAnsiTheme="majorBidi" w:cstheme="majorBidi"/>
            <w:sz w:val="28"/>
            <w:szCs w:val="28"/>
            <w:rPrChange w:id="739" w:author="Maher" w:date="2026-04-24T00:10:00Z">
              <w:rPr/>
            </w:rPrChange>
          </w:rPr>
          <w:delText>.</w:delText>
        </w:r>
      </w:del>
    </w:p>
    <w:p w:rsidR="001D4C08" w:rsidRPr="00AA5F69" w:rsidDel="008502DD" w:rsidRDefault="001D4C08">
      <w:pPr>
        <w:pStyle w:val="a3"/>
        <w:bidi/>
        <w:jc w:val="both"/>
        <w:rPr>
          <w:del w:id="740" w:author="BASHAR FAISAL" w:date="2026-04-19T17:24:00Z"/>
          <w:rFonts w:asciiTheme="majorBidi" w:hAnsiTheme="majorBidi" w:cstheme="majorBidi"/>
          <w:sz w:val="28"/>
          <w:szCs w:val="28"/>
          <w:rtl/>
          <w:rPrChange w:id="741" w:author="Maher" w:date="2026-04-24T00:10:00Z">
            <w:rPr>
              <w:del w:id="742" w:author="BASHAR FAISAL" w:date="2026-04-19T17:24:00Z"/>
              <w:rtl/>
            </w:rPr>
          </w:rPrChange>
        </w:rPr>
        <w:pPrChange w:id="743" w:author="Maher" w:date="2026-04-24T00:10:00Z">
          <w:pPr>
            <w:pStyle w:val="a3"/>
            <w:numPr>
              <w:numId w:val="59"/>
            </w:numPr>
            <w:bidi/>
            <w:ind w:left="360" w:hanging="360"/>
            <w:jc w:val="both"/>
          </w:pPr>
        </w:pPrChange>
      </w:pPr>
      <w:del w:id="744" w:author="BASHAR FAISAL" w:date="2026-04-19T17:24:00Z">
        <w:r w:rsidRPr="00AA5F69" w:rsidDel="008502DD">
          <w:rPr>
            <w:rFonts w:asciiTheme="majorBidi" w:hAnsiTheme="majorBidi" w:cstheme="majorBidi"/>
            <w:sz w:val="28"/>
            <w:szCs w:val="28"/>
            <w:rtl/>
            <w:rPrChange w:id="745" w:author="Maher" w:date="2026-04-24T00:10:00Z">
              <w:rPr>
                <w:rtl/>
              </w:rPr>
            </w:rPrChange>
          </w:rPr>
          <w:delText>التعزيز</w:delText>
        </w:r>
        <w:r w:rsidRPr="00AA5F69" w:rsidDel="008502DD">
          <w:rPr>
            <w:rFonts w:asciiTheme="majorBidi" w:hAnsiTheme="majorBidi" w:cstheme="majorBidi"/>
            <w:sz w:val="28"/>
            <w:szCs w:val="28"/>
            <w:rPrChange w:id="746" w:author="Maher" w:date="2026-04-24T00:10:00Z">
              <w:rPr/>
            </w:rPrChange>
          </w:rPr>
          <w:delText xml:space="preserve"> (Augmentation): </w:delText>
        </w:r>
        <w:r w:rsidRPr="00AA5F69" w:rsidDel="008502DD">
          <w:rPr>
            <w:rFonts w:asciiTheme="majorBidi" w:hAnsiTheme="majorBidi" w:cstheme="majorBidi"/>
            <w:sz w:val="28"/>
            <w:szCs w:val="28"/>
            <w:rtl/>
            <w:rPrChange w:id="747" w:author="Maher" w:date="2026-04-24T00:10:00Z">
              <w:rPr>
                <w:rtl/>
              </w:rPr>
            </w:rPrChange>
          </w:rPr>
          <w:delText>دمج المعلومات المسترجعة مع سؤال المستخدم لتشكيل سياق غني</w:delText>
        </w:r>
        <w:r w:rsidRPr="00AA5F69" w:rsidDel="008502DD">
          <w:rPr>
            <w:rFonts w:asciiTheme="majorBidi" w:hAnsiTheme="majorBidi" w:cstheme="majorBidi"/>
            <w:sz w:val="28"/>
            <w:szCs w:val="28"/>
            <w:rPrChange w:id="748" w:author="Maher" w:date="2026-04-24T00:10:00Z">
              <w:rPr/>
            </w:rPrChange>
          </w:rPr>
          <w:delText>.</w:delText>
        </w:r>
      </w:del>
    </w:p>
    <w:p w:rsidR="001D4C08" w:rsidRPr="00AA5F69" w:rsidDel="008502DD" w:rsidRDefault="001D4C08">
      <w:pPr>
        <w:pStyle w:val="a3"/>
        <w:bidi/>
        <w:jc w:val="both"/>
        <w:rPr>
          <w:del w:id="749" w:author="BASHAR FAISAL" w:date="2026-04-19T17:24:00Z"/>
          <w:rFonts w:asciiTheme="majorBidi" w:hAnsiTheme="majorBidi" w:cstheme="majorBidi"/>
          <w:sz w:val="28"/>
          <w:szCs w:val="28"/>
          <w:rtl/>
          <w:rPrChange w:id="750" w:author="Maher" w:date="2026-04-24T00:10:00Z">
            <w:rPr>
              <w:del w:id="751" w:author="BASHAR FAISAL" w:date="2026-04-19T17:24:00Z"/>
              <w:rtl/>
            </w:rPr>
          </w:rPrChange>
        </w:rPr>
        <w:pPrChange w:id="752" w:author="Maher" w:date="2026-04-24T00:10:00Z">
          <w:pPr>
            <w:pStyle w:val="a3"/>
            <w:numPr>
              <w:numId w:val="59"/>
            </w:numPr>
            <w:bidi/>
            <w:ind w:left="360" w:hanging="360"/>
            <w:jc w:val="both"/>
          </w:pPr>
        </w:pPrChange>
      </w:pPr>
      <w:del w:id="753" w:author="BASHAR FAISAL" w:date="2026-04-19T17:24:00Z">
        <w:r w:rsidRPr="00AA5F69" w:rsidDel="008502DD">
          <w:rPr>
            <w:rFonts w:asciiTheme="majorBidi" w:hAnsiTheme="majorBidi" w:cstheme="majorBidi"/>
            <w:sz w:val="28"/>
            <w:szCs w:val="28"/>
            <w:rtl/>
            <w:rPrChange w:id="754" w:author="Maher" w:date="2026-04-24T00:10:00Z">
              <w:rPr>
                <w:rtl/>
              </w:rPr>
            </w:rPrChange>
          </w:rPr>
          <w:delText>التوليد</w:delText>
        </w:r>
        <w:r w:rsidRPr="00AA5F69" w:rsidDel="008502DD">
          <w:rPr>
            <w:rFonts w:asciiTheme="majorBidi" w:hAnsiTheme="majorBidi" w:cstheme="majorBidi"/>
            <w:sz w:val="28"/>
            <w:szCs w:val="28"/>
            <w:rPrChange w:id="755" w:author="Maher" w:date="2026-04-24T00:10:00Z">
              <w:rPr/>
            </w:rPrChange>
          </w:rPr>
          <w:delText xml:space="preserve"> (Generation): </w:delText>
        </w:r>
        <w:r w:rsidRPr="00AA5F69" w:rsidDel="008502DD">
          <w:rPr>
            <w:rFonts w:asciiTheme="majorBidi" w:hAnsiTheme="majorBidi" w:cstheme="majorBidi"/>
            <w:sz w:val="28"/>
            <w:szCs w:val="28"/>
            <w:rtl/>
            <w:rPrChange w:id="756" w:author="Maher" w:date="2026-04-24T00:10:00Z">
              <w:rPr>
                <w:rtl/>
              </w:rPr>
            </w:rPrChange>
          </w:rPr>
          <w:delText>صياغة إجابة طبيعية ودقيقة بناءً على السياق الموثق</w:delText>
        </w:r>
        <w:r w:rsidRPr="00AA5F69" w:rsidDel="008502DD">
          <w:rPr>
            <w:rFonts w:asciiTheme="majorBidi" w:hAnsiTheme="majorBidi" w:cstheme="majorBidi"/>
            <w:sz w:val="28"/>
            <w:szCs w:val="28"/>
            <w:rPrChange w:id="757" w:author="Maher" w:date="2026-04-24T00:10:00Z">
              <w:rPr/>
            </w:rPrChange>
          </w:rPr>
          <w:delText>.</w:delText>
        </w:r>
      </w:del>
    </w:p>
    <w:p w:rsidR="001D4C08" w:rsidRPr="00AA5F69" w:rsidDel="008502DD" w:rsidRDefault="001D4C08">
      <w:pPr>
        <w:pStyle w:val="a3"/>
        <w:bidi/>
        <w:jc w:val="both"/>
        <w:rPr>
          <w:del w:id="758" w:author="BASHAR FAISAL" w:date="2026-04-19T17:24:00Z"/>
          <w:rFonts w:asciiTheme="majorBidi" w:hAnsiTheme="majorBidi" w:cstheme="majorBidi"/>
          <w:sz w:val="28"/>
          <w:szCs w:val="28"/>
          <w:rtl/>
          <w:rPrChange w:id="759" w:author="Maher" w:date="2026-04-24T00:10:00Z">
            <w:rPr>
              <w:del w:id="760" w:author="BASHAR FAISAL" w:date="2026-04-19T17:24:00Z"/>
              <w:rtl/>
            </w:rPr>
          </w:rPrChange>
        </w:rPr>
        <w:pPrChange w:id="761" w:author="Maher" w:date="2026-04-24T00:10:00Z">
          <w:pPr>
            <w:bidi/>
            <w:jc w:val="both"/>
          </w:pPr>
        </w:pPrChange>
      </w:pPr>
      <w:del w:id="762" w:author="BASHAR FAISAL" w:date="2026-04-19T17:24:00Z">
        <w:r w:rsidRPr="00AA5F69" w:rsidDel="008502DD">
          <w:rPr>
            <w:rFonts w:asciiTheme="majorBidi" w:hAnsiTheme="majorBidi" w:cstheme="majorBidi"/>
            <w:sz w:val="28"/>
            <w:szCs w:val="28"/>
            <w:rtl/>
            <w:rPrChange w:id="763" w:author="Maher" w:date="2026-04-24T00:10:00Z">
              <w:rPr>
                <w:rtl/>
              </w:rPr>
            </w:rPrChange>
          </w:rPr>
          <w:delText>هذا يضمن أن تكون الإجابات دقيقة، محدثة، ومرتبطة بسياق المشروع (مثل سياسات توزيع الفائض، كيفية التسجيل كمستفيد، أو تتبع حالة طلب معين). كما تدعم المنصة التفاعل الصوتي</w:delText>
        </w:r>
        <w:r w:rsidRPr="00AA5F69" w:rsidDel="008502DD">
          <w:rPr>
            <w:rFonts w:asciiTheme="majorBidi" w:hAnsiTheme="majorBidi" w:cstheme="majorBidi"/>
            <w:sz w:val="28"/>
            <w:szCs w:val="28"/>
            <w:rPrChange w:id="764" w:author="Maher" w:date="2026-04-24T00:10:00Z">
              <w:rPr/>
            </w:rPrChange>
          </w:rPr>
          <w:delText xml:space="preserve"> (Voice Chat) </w:delText>
        </w:r>
        <w:r w:rsidRPr="00AA5F69" w:rsidDel="008502DD">
          <w:rPr>
            <w:rFonts w:asciiTheme="majorBidi" w:hAnsiTheme="majorBidi" w:cstheme="majorBidi"/>
            <w:sz w:val="28"/>
            <w:szCs w:val="28"/>
            <w:rtl/>
            <w:rPrChange w:id="765" w:author="Maher" w:date="2026-04-24T00:10:00Z">
              <w:rPr>
                <w:rtl/>
              </w:rPr>
            </w:rPrChange>
          </w:rPr>
          <w:delText>لتسهيل الوصول للخدمات لمختلف فئات المجتمع، بما في ذلك كبار السن أو ذوي الاحتياجات الخاصة، مما يحقق مبدأ "الشمول الرقمي</w:delText>
        </w:r>
      </w:del>
      <w:del w:id="766" w:author="BASHAR FAISAL" w:date="2026-04-19T16:43:00Z">
        <w:r w:rsidRPr="00AA5F69" w:rsidDel="004138B1">
          <w:rPr>
            <w:rFonts w:asciiTheme="majorBidi" w:hAnsiTheme="majorBidi" w:cstheme="majorBidi"/>
            <w:sz w:val="28"/>
            <w:szCs w:val="28"/>
            <w:rPrChange w:id="767" w:author="Maher" w:date="2026-04-24T00:10:00Z">
              <w:rPr/>
            </w:rPrChange>
          </w:rPr>
          <w:delText>"</w:delText>
        </w:r>
      </w:del>
      <w:del w:id="768" w:author="BASHAR FAISAL" w:date="2026-04-19T16:42:00Z">
        <w:r w:rsidRPr="00AA5F69" w:rsidDel="004138B1">
          <w:rPr>
            <w:rFonts w:asciiTheme="majorBidi" w:hAnsiTheme="majorBidi" w:cstheme="majorBidi"/>
            <w:sz w:val="28"/>
            <w:szCs w:val="28"/>
            <w:rPrChange w:id="769" w:author="Maher" w:date="2026-04-24T00:10:00Z">
              <w:rPr/>
            </w:rPrChange>
          </w:rPr>
          <w:delText xml:space="preserve"> </w:delText>
        </w:r>
        <w:r w:rsidR="00D83C89" w:rsidRPr="00AA5F69" w:rsidDel="004138B1">
          <w:rPr>
            <w:rFonts w:asciiTheme="majorBidi" w:hAnsiTheme="majorBidi" w:cstheme="majorBidi"/>
            <w:sz w:val="28"/>
            <w:szCs w:val="28"/>
            <w:rPrChange w:id="770" w:author="Maher" w:date="2026-04-24T00:10:00Z">
              <w:rPr/>
            </w:rPrChange>
          </w:rPr>
          <w:delText>(</w:delText>
        </w:r>
        <w:r w:rsidRPr="00AA5F69" w:rsidDel="004138B1">
          <w:rPr>
            <w:rFonts w:asciiTheme="majorBidi" w:hAnsiTheme="majorBidi" w:cstheme="majorBidi"/>
            <w:sz w:val="28"/>
            <w:szCs w:val="28"/>
            <w:rPrChange w:id="771" w:author="Maher" w:date="2026-04-24T00:10:00Z">
              <w:rPr/>
            </w:rPrChange>
          </w:rPr>
          <w:delText>13).</w:delText>
        </w:r>
      </w:del>
    </w:p>
    <w:p w:rsidR="001D4C08" w:rsidRPr="00AA5F69" w:rsidDel="008502DD" w:rsidRDefault="001D4C08">
      <w:pPr>
        <w:pStyle w:val="a3"/>
        <w:bidi/>
        <w:jc w:val="both"/>
        <w:rPr>
          <w:del w:id="772" w:author="BASHAR FAISAL" w:date="2026-04-19T17:24:00Z"/>
          <w:rFonts w:asciiTheme="majorBidi" w:hAnsiTheme="majorBidi" w:cstheme="majorBidi"/>
          <w:sz w:val="28"/>
          <w:szCs w:val="28"/>
          <w:rtl/>
          <w:rPrChange w:id="773" w:author="Maher" w:date="2026-04-24T00:10:00Z">
            <w:rPr>
              <w:del w:id="774" w:author="BASHAR FAISAL" w:date="2026-04-19T17:24:00Z"/>
              <w:rtl/>
            </w:rPr>
          </w:rPrChange>
        </w:rPr>
        <w:pPrChange w:id="775" w:author="Maher" w:date="2026-04-24T00:10:00Z">
          <w:pPr>
            <w:bidi/>
            <w:jc w:val="both"/>
          </w:pPr>
        </w:pPrChange>
      </w:pPr>
      <w:del w:id="776" w:author="BASHAR FAISAL" w:date="2026-04-19T17:24:00Z">
        <w:r w:rsidRPr="00AA5F69" w:rsidDel="008502DD">
          <w:rPr>
            <w:rFonts w:asciiTheme="majorBidi" w:hAnsiTheme="majorBidi" w:cstheme="majorBidi"/>
            <w:sz w:val="28"/>
            <w:szCs w:val="28"/>
            <w:rPrChange w:id="777" w:author="Maher" w:date="2026-04-24T00:10:00Z">
              <w:rPr/>
            </w:rPrChange>
          </w:rPr>
          <w:delText xml:space="preserve"> 2.3.5 </w:delText>
        </w:r>
        <w:r w:rsidRPr="00AA5F69" w:rsidDel="008502DD">
          <w:rPr>
            <w:rFonts w:asciiTheme="majorBidi" w:hAnsiTheme="majorBidi" w:cstheme="majorBidi"/>
            <w:sz w:val="28"/>
            <w:szCs w:val="28"/>
            <w:rtl/>
            <w:rPrChange w:id="778" w:author="Maher" w:date="2026-04-24T00:10:00Z">
              <w:rPr>
                <w:rtl/>
              </w:rPr>
            </w:rPrChange>
          </w:rPr>
          <w:delText>أنظمة التتبع والتحسين اللوجستي</w:delText>
        </w:r>
        <w:r w:rsidRPr="00AA5F69" w:rsidDel="008502DD">
          <w:rPr>
            <w:rFonts w:asciiTheme="majorBidi" w:hAnsiTheme="majorBidi" w:cstheme="majorBidi"/>
            <w:sz w:val="28"/>
            <w:szCs w:val="28"/>
            <w:rPrChange w:id="779" w:author="Maher" w:date="2026-04-24T00:10:00Z">
              <w:rPr/>
            </w:rPrChange>
          </w:rPr>
          <w:delText xml:space="preserve"> (Tracking &amp; Logistics Optimization)</w:delText>
        </w:r>
      </w:del>
    </w:p>
    <w:p w:rsidR="001D4C08" w:rsidRPr="00AA5F69" w:rsidDel="008502DD" w:rsidRDefault="001D4C08">
      <w:pPr>
        <w:pStyle w:val="a3"/>
        <w:bidi/>
        <w:jc w:val="both"/>
        <w:rPr>
          <w:del w:id="780" w:author="BASHAR FAISAL" w:date="2026-04-19T17:24:00Z"/>
          <w:rFonts w:asciiTheme="majorBidi" w:hAnsiTheme="majorBidi" w:cstheme="majorBidi"/>
          <w:sz w:val="28"/>
          <w:szCs w:val="28"/>
          <w:rtl/>
          <w:rPrChange w:id="781" w:author="Maher" w:date="2026-04-24T00:10:00Z">
            <w:rPr>
              <w:del w:id="782" w:author="BASHAR FAISAL" w:date="2026-04-19T17:24:00Z"/>
              <w:rtl/>
            </w:rPr>
          </w:rPrChange>
        </w:rPr>
        <w:pPrChange w:id="783" w:author="Maher" w:date="2026-04-24T00:10:00Z">
          <w:pPr>
            <w:bidi/>
            <w:jc w:val="both"/>
          </w:pPr>
        </w:pPrChange>
      </w:pPr>
      <w:del w:id="784" w:author="BASHAR FAISAL" w:date="2026-04-19T17:24:00Z">
        <w:r w:rsidRPr="00AA5F69" w:rsidDel="008502DD">
          <w:rPr>
            <w:rFonts w:asciiTheme="majorBidi" w:hAnsiTheme="majorBidi" w:cstheme="majorBidi"/>
            <w:sz w:val="28"/>
            <w:szCs w:val="28"/>
            <w:rtl/>
            <w:rPrChange w:id="785" w:author="Maher" w:date="2026-04-24T00:10:00Z">
              <w:rPr>
                <w:rtl/>
              </w:rPr>
            </w:rPrChange>
          </w:rPr>
          <w:delText xml:space="preserve">تعتبر اللوجستيات العمود الفقري لعملية توزيع فائض الطعام وضمان وصوله بجودة عالية </w:delText>
        </w:r>
      </w:del>
      <w:del w:id="786" w:author="BASHAR FAISAL" w:date="2026-04-19T16:43:00Z">
        <w:r w:rsidR="00D83C89" w:rsidRPr="00AA5F69" w:rsidDel="004138B1">
          <w:rPr>
            <w:rFonts w:asciiTheme="majorBidi" w:hAnsiTheme="majorBidi" w:cstheme="majorBidi"/>
            <w:sz w:val="28"/>
            <w:szCs w:val="28"/>
            <w:rtl/>
            <w:rPrChange w:id="787" w:author="Maher" w:date="2026-04-24T00:10:00Z">
              <w:rPr>
                <w:rtl/>
              </w:rPr>
            </w:rPrChange>
          </w:rPr>
          <w:delText>(</w:delText>
        </w:r>
        <w:r w:rsidRPr="00AA5F69" w:rsidDel="004138B1">
          <w:rPr>
            <w:rFonts w:asciiTheme="majorBidi" w:hAnsiTheme="majorBidi" w:cstheme="majorBidi"/>
            <w:sz w:val="28"/>
            <w:szCs w:val="28"/>
            <w:rtl/>
            <w:rPrChange w:id="788" w:author="Maher" w:date="2026-04-24T00:10:00Z">
              <w:rPr>
                <w:rtl/>
              </w:rPr>
            </w:rPrChange>
          </w:rPr>
          <w:delText>11)</w:delText>
        </w:r>
      </w:del>
      <w:del w:id="789" w:author="BASHAR FAISAL" w:date="2026-04-19T17:24:00Z">
        <w:r w:rsidRPr="00AA5F69" w:rsidDel="008502DD">
          <w:rPr>
            <w:rFonts w:asciiTheme="majorBidi" w:hAnsiTheme="majorBidi" w:cstheme="majorBidi"/>
            <w:sz w:val="28"/>
            <w:szCs w:val="28"/>
            <w:rtl/>
            <w:rPrChange w:id="790" w:author="Maher" w:date="2026-04-24T00:10:00Z">
              <w:rPr>
                <w:rtl/>
              </w:rPr>
            </w:rPrChange>
          </w:rPr>
          <w:delText>. تعتمد منصة "عاون" على أنظمة تتبع متطورة تدمج بين نظام تحديد المواقع العالمي</w:delText>
        </w:r>
        <w:r w:rsidRPr="00AA5F69" w:rsidDel="008502DD">
          <w:rPr>
            <w:rFonts w:asciiTheme="majorBidi" w:hAnsiTheme="majorBidi" w:cstheme="majorBidi"/>
            <w:sz w:val="28"/>
            <w:szCs w:val="28"/>
            <w:rPrChange w:id="791" w:author="Maher" w:date="2026-04-24T00:10:00Z">
              <w:rPr/>
            </w:rPrChange>
          </w:rPr>
          <w:delText xml:space="preserve"> (GPS) </w:delText>
        </w:r>
        <w:r w:rsidRPr="00AA5F69" w:rsidDel="008502DD">
          <w:rPr>
            <w:rFonts w:asciiTheme="majorBidi" w:hAnsiTheme="majorBidi" w:cstheme="majorBidi"/>
            <w:sz w:val="28"/>
            <w:szCs w:val="28"/>
            <w:rtl/>
            <w:rPrChange w:id="792" w:author="Maher" w:date="2026-04-24T00:10:00Z">
              <w:rPr>
                <w:rtl/>
              </w:rPr>
            </w:rPrChange>
          </w:rPr>
          <w:delText>وخوارزميات تحسين المسارات الذكية</w:delText>
        </w:r>
        <w:r w:rsidRPr="00AA5F69" w:rsidDel="008502DD">
          <w:rPr>
            <w:rFonts w:asciiTheme="majorBidi" w:hAnsiTheme="majorBidi" w:cstheme="majorBidi"/>
            <w:sz w:val="28"/>
            <w:szCs w:val="28"/>
            <w:rPrChange w:id="793" w:author="Maher" w:date="2026-04-24T00:10:00Z">
              <w:rPr/>
            </w:rPrChange>
          </w:rPr>
          <w:delText xml:space="preserve"> (Route Optimization Algorithms). </w:delText>
        </w:r>
        <w:r w:rsidRPr="00AA5F69" w:rsidDel="008502DD">
          <w:rPr>
            <w:rFonts w:asciiTheme="majorBidi" w:hAnsiTheme="majorBidi" w:cstheme="majorBidi"/>
            <w:sz w:val="28"/>
            <w:szCs w:val="28"/>
            <w:rtl/>
            <w:rPrChange w:id="794" w:author="Maher" w:date="2026-04-24T00:10:00Z">
              <w:rPr>
                <w:rtl/>
              </w:rPr>
            </w:rPrChange>
          </w:rPr>
          <w:delText>تهدف هذه المنظومة إلى مراقبة حركة الطلبات من لحظة خروجها من المطعم وحتى وصولها للمستفيد النهائي</w:delText>
        </w:r>
      </w:del>
      <w:del w:id="795" w:author="BASHAR FAISAL" w:date="2026-04-19T16:43:00Z">
        <w:r w:rsidRPr="00AA5F69" w:rsidDel="003F2ECE">
          <w:rPr>
            <w:rFonts w:asciiTheme="majorBidi" w:hAnsiTheme="majorBidi" w:cstheme="majorBidi"/>
            <w:sz w:val="28"/>
            <w:szCs w:val="28"/>
            <w:rPrChange w:id="796" w:author="Maher" w:date="2026-04-24T00:10:00Z">
              <w:rPr/>
            </w:rPrChange>
          </w:rPr>
          <w:delText xml:space="preserve"> </w:delText>
        </w:r>
        <w:r w:rsidR="00D83C89" w:rsidRPr="00AA5F69" w:rsidDel="003F2ECE">
          <w:rPr>
            <w:rFonts w:asciiTheme="majorBidi" w:hAnsiTheme="majorBidi" w:cstheme="majorBidi"/>
            <w:sz w:val="28"/>
            <w:szCs w:val="28"/>
            <w:rPrChange w:id="797" w:author="Maher" w:date="2026-04-24T00:10:00Z">
              <w:rPr/>
            </w:rPrChange>
          </w:rPr>
          <w:delText>(</w:delText>
        </w:r>
        <w:r w:rsidRPr="00AA5F69" w:rsidDel="003F2ECE">
          <w:rPr>
            <w:rFonts w:asciiTheme="majorBidi" w:hAnsiTheme="majorBidi" w:cstheme="majorBidi"/>
            <w:sz w:val="28"/>
            <w:szCs w:val="28"/>
            <w:rPrChange w:id="798" w:author="Maher" w:date="2026-04-24T00:10:00Z">
              <w:rPr/>
            </w:rPrChange>
          </w:rPr>
          <w:delText>11)</w:delText>
        </w:r>
      </w:del>
      <w:del w:id="799" w:author="BASHAR FAISAL" w:date="2026-04-19T17:24:00Z">
        <w:r w:rsidRPr="00AA5F69" w:rsidDel="008502DD">
          <w:rPr>
            <w:rFonts w:asciiTheme="majorBidi" w:hAnsiTheme="majorBidi" w:cstheme="majorBidi"/>
            <w:sz w:val="28"/>
            <w:szCs w:val="28"/>
            <w:rPrChange w:id="800" w:author="Maher" w:date="2026-04-24T00:10:00Z">
              <w:rPr/>
            </w:rPrChange>
          </w:rPr>
          <w:delText>.</w:delText>
        </w:r>
      </w:del>
    </w:p>
    <w:p w:rsidR="006911FC" w:rsidRPr="00AA5F69" w:rsidDel="008502DD" w:rsidRDefault="001D4C08">
      <w:pPr>
        <w:pStyle w:val="a3"/>
        <w:bidi/>
        <w:jc w:val="both"/>
        <w:rPr>
          <w:del w:id="801" w:author="BASHAR FAISAL" w:date="2026-04-19T17:24:00Z"/>
          <w:rFonts w:asciiTheme="majorBidi" w:hAnsiTheme="majorBidi" w:cstheme="majorBidi"/>
          <w:sz w:val="28"/>
          <w:szCs w:val="28"/>
          <w:rtl/>
          <w:rPrChange w:id="802" w:author="Maher" w:date="2026-04-24T00:10:00Z">
            <w:rPr>
              <w:del w:id="803" w:author="BASHAR FAISAL" w:date="2026-04-19T17:24:00Z"/>
              <w:rtl/>
            </w:rPr>
          </w:rPrChange>
        </w:rPr>
        <w:pPrChange w:id="804" w:author="Maher" w:date="2026-04-24T00:10:00Z">
          <w:pPr>
            <w:bidi/>
            <w:jc w:val="both"/>
          </w:pPr>
        </w:pPrChange>
      </w:pPr>
      <w:del w:id="805" w:author="BASHAR FAISAL" w:date="2026-04-19T17:24:00Z">
        <w:r w:rsidRPr="00AA5F69" w:rsidDel="008502DD">
          <w:rPr>
            <w:rFonts w:asciiTheme="majorBidi" w:hAnsiTheme="majorBidi" w:cstheme="majorBidi"/>
            <w:sz w:val="28"/>
            <w:szCs w:val="28"/>
            <w:rtl/>
            <w:rPrChange w:id="806" w:author="Maher" w:date="2026-04-24T00:10:00Z">
              <w:rPr>
                <w:rtl/>
              </w:rPr>
            </w:rPrChange>
          </w:rPr>
          <w:delText>يوفر النظام واجهة تتبع لحظية</w:delText>
        </w:r>
        <w:r w:rsidRPr="00AA5F69" w:rsidDel="008502DD">
          <w:rPr>
            <w:rFonts w:asciiTheme="majorBidi" w:hAnsiTheme="majorBidi" w:cstheme="majorBidi"/>
            <w:sz w:val="28"/>
            <w:szCs w:val="28"/>
            <w:rPrChange w:id="807" w:author="Maher" w:date="2026-04-24T00:10:00Z">
              <w:rPr/>
            </w:rPrChange>
          </w:rPr>
          <w:delText xml:space="preserve"> (Real-time Tracking) </w:delText>
        </w:r>
        <w:r w:rsidRPr="00AA5F69" w:rsidDel="008502DD">
          <w:rPr>
            <w:rFonts w:asciiTheme="majorBidi" w:hAnsiTheme="majorBidi" w:cstheme="majorBidi"/>
            <w:sz w:val="28"/>
            <w:szCs w:val="28"/>
            <w:rtl/>
            <w:rPrChange w:id="808" w:author="Maher" w:date="2026-04-24T00:10:00Z">
              <w:rPr>
                <w:rtl/>
              </w:rPr>
            </w:rPrChange>
          </w:rPr>
          <w:delText>تتيح للجنة التنسيقية والمستفيدين معرفة موقع الموصل والوقت المتوقع للوصول. كما تعمل خوارزميات تحسين المسارات على حل مشكلة "البائع المتجول</w:delText>
        </w:r>
        <w:r w:rsidRPr="00AA5F69" w:rsidDel="008502DD">
          <w:rPr>
            <w:rFonts w:asciiTheme="majorBidi" w:hAnsiTheme="majorBidi" w:cstheme="majorBidi"/>
            <w:sz w:val="28"/>
            <w:szCs w:val="28"/>
            <w:rPrChange w:id="809" w:author="Maher" w:date="2026-04-24T00:10:00Z">
              <w:rPr/>
            </w:rPrChange>
          </w:rPr>
          <w:delText xml:space="preserve">" (Traveling Salesman Problem) </w:delText>
        </w:r>
        <w:r w:rsidRPr="00AA5F69" w:rsidDel="008502DD">
          <w:rPr>
            <w:rFonts w:asciiTheme="majorBidi" w:hAnsiTheme="majorBidi" w:cstheme="majorBidi"/>
            <w:sz w:val="28"/>
            <w:szCs w:val="28"/>
            <w:rtl/>
            <w:rPrChange w:id="810" w:author="Maher" w:date="2026-04-24T00:10:00Z">
              <w:rPr>
                <w:rtl/>
              </w:rPr>
            </w:rPrChange>
          </w:rPr>
          <w:delText>برمجياً لاختيار أفضل الطرق لتوفير الوقت والوقود، وضمان وصول الوجبات الساخنة أو الطازجة في أسرع وقت ممكن. إن هذا النضج اللوجستي يقلل من التكاليف التشغيلية ويعزز من كفاءة العملية المجتمعية، مما يضمن سلامة الغذاء المنقول وفق المعايير الصحية</w:delText>
        </w:r>
      </w:del>
      <w:del w:id="811" w:author="BASHAR FAISAL" w:date="2026-04-19T16:44:00Z">
        <w:r w:rsidRPr="00AA5F69" w:rsidDel="003F2ECE">
          <w:rPr>
            <w:rFonts w:asciiTheme="majorBidi" w:hAnsiTheme="majorBidi" w:cstheme="majorBidi"/>
            <w:sz w:val="28"/>
            <w:szCs w:val="28"/>
            <w:rPrChange w:id="812" w:author="Maher" w:date="2026-04-24T00:10:00Z">
              <w:rPr/>
            </w:rPrChange>
          </w:rPr>
          <w:delText xml:space="preserve"> </w:delText>
        </w:r>
        <w:r w:rsidR="00D83C89" w:rsidRPr="00AA5F69" w:rsidDel="003F2ECE">
          <w:rPr>
            <w:rFonts w:asciiTheme="majorBidi" w:hAnsiTheme="majorBidi" w:cstheme="majorBidi"/>
            <w:sz w:val="28"/>
            <w:szCs w:val="28"/>
            <w:rPrChange w:id="813" w:author="Maher" w:date="2026-04-24T00:10:00Z">
              <w:rPr/>
            </w:rPrChange>
          </w:rPr>
          <w:delText>(</w:delText>
        </w:r>
        <w:r w:rsidRPr="00AA5F69" w:rsidDel="003F2ECE">
          <w:rPr>
            <w:rFonts w:asciiTheme="majorBidi" w:hAnsiTheme="majorBidi" w:cstheme="majorBidi"/>
            <w:sz w:val="28"/>
            <w:szCs w:val="28"/>
            <w:rPrChange w:id="814" w:author="Maher" w:date="2026-04-24T00:10:00Z">
              <w:rPr/>
            </w:rPrChange>
          </w:rPr>
          <w:delText>12)</w:delText>
        </w:r>
      </w:del>
      <w:del w:id="815" w:author="BASHAR FAISAL" w:date="2026-04-19T17:24:00Z">
        <w:r w:rsidRPr="00AA5F69" w:rsidDel="008502DD">
          <w:rPr>
            <w:rFonts w:asciiTheme="majorBidi" w:hAnsiTheme="majorBidi" w:cstheme="majorBidi"/>
            <w:sz w:val="28"/>
            <w:szCs w:val="28"/>
            <w:rPrChange w:id="816" w:author="Maher" w:date="2026-04-24T00:10:00Z">
              <w:rPr/>
            </w:rPrChange>
          </w:rPr>
          <w:delText>.</w:delText>
        </w:r>
      </w:del>
    </w:p>
    <w:p w:rsidR="006911FC" w:rsidRPr="00AA5F69" w:rsidDel="008502DD" w:rsidRDefault="006911FC">
      <w:pPr>
        <w:pStyle w:val="a3"/>
        <w:bidi/>
        <w:jc w:val="both"/>
        <w:rPr>
          <w:del w:id="817" w:author="BASHAR FAISAL" w:date="2026-04-19T17:24:00Z"/>
          <w:rFonts w:asciiTheme="majorBidi" w:hAnsiTheme="majorBidi" w:cstheme="majorBidi"/>
          <w:sz w:val="28"/>
          <w:szCs w:val="28"/>
          <w:rtl/>
          <w:rPrChange w:id="818" w:author="Maher" w:date="2026-04-24T00:10:00Z">
            <w:rPr>
              <w:del w:id="819" w:author="BASHAR FAISAL" w:date="2026-04-19T17:24:00Z"/>
              <w:rtl/>
            </w:rPr>
          </w:rPrChange>
        </w:rPr>
        <w:pPrChange w:id="820" w:author="Maher" w:date="2026-04-24T00:10:00Z">
          <w:pPr>
            <w:bidi/>
            <w:jc w:val="both"/>
          </w:pPr>
        </w:pPrChange>
      </w:pPr>
      <w:del w:id="821" w:author="BASHAR FAISAL" w:date="2026-04-19T17:24:00Z">
        <w:r w:rsidRPr="00AA5F69" w:rsidDel="008502DD">
          <w:rPr>
            <w:rFonts w:asciiTheme="majorBidi" w:hAnsiTheme="majorBidi" w:cstheme="majorBidi"/>
            <w:noProof/>
            <w:sz w:val="28"/>
            <w:szCs w:val="28"/>
            <w:rtl/>
            <w:rPrChange w:id="822" w:author="Maher" w:date="2026-04-24T00:10:00Z">
              <w:rPr>
                <w:noProof/>
                <w:rtl/>
              </w:rPr>
            </w:rPrChange>
          </w:rPr>
          <w:drawing>
            <wp:inline distT="0" distB="0" distL="0" distR="0" wp14:anchorId="16F8D9E4" wp14:editId="63CBBD7E">
              <wp:extent cx="6331585" cy="2607945"/>
              <wp:effectExtent l="0" t="0" r="0" b="190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w5hhqaw5hhqaw5hh.png"/>
                      <pic:cNvPicPr/>
                    </pic:nvPicPr>
                    <pic:blipFill>
                      <a:blip r:embed="rId8">
                        <a:extLst>
                          <a:ext uri="{28A0092B-C50C-407E-A947-70E740481C1C}">
                            <a14:useLocalDpi xmlns:a14="http://schemas.microsoft.com/office/drawing/2010/main" val="0"/>
                          </a:ext>
                        </a:extLst>
                      </a:blip>
                      <a:stretch>
                        <a:fillRect/>
                      </a:stretch>
                    </pic:blipFill>
                    <pic:spPr>
                      <a:xfrm>
                        <a:off x="0" y="0"/>
                        <a:ext cx="6331585" cy="2607945"/>
                      </a:xfrm>
                      <a:prstGeom prst="rect">
                        <a:avLst/>
                      </a:prstGeom>
                    </pic:spPr>
                  </pic:pic>
                </a:graphicData>
              </a:graphic>
            </wp:inline>
          </w:drawing>
        </w:r>
      </w:del>
    </w:p>
    <w:p w:rsidR="006911FC" w:rsidRPr="00AA5F69" w:rsidDel="008502DD" w:rsidRDefault="006911FC">
      <w:pPr>
        <w:pStyle w:val="a3"/>
        <w:bidi/>
        <w:jc w:val="both"/>
        <w:rPr>
          <w:del w:id="823" w:author="BASHAR FAISAL" w:date="2026-04-19T17:24:00Z"/>
          <w:rFonts w:asciiTheme="majorBidi" w:hAnsiTheme="majorBidi" w:cstheme="majorBidi"/>
          <w:sz w:val="28"/>
          <w:szCs w:val="28"/>
          <w:rtl/>
          <w:rPrChange w:id="824" w:author="Maher" w:date="2026-04-24T00:10:00Z">
            <w:rPr>
              <w:del w:id="825" w:author="BASHAR FAISAL" w:date="2026-04-19T17:24:00Z"/>
              <w:rtl/>
            </w:rPr>
          </w:rPrChange>
        </w:rPr>
        <w:pPrChange w:id="826" w:author="Maher" w:date="2026-04-24T00:10:00Z">
          <w:pPr>
            <w:bidi/>
            <w:jc w:val="center"/>
          </w:pPr>
        </w:pPrChange>
      </w:pPr>
      <w:del w:id="827" w:author="BASHAR FAISAL" w:date="2026-04-19T17:24:00Z">
        <w:r w:rsidRPr="00AA5F69" w:rsidDel="008502DD">
          <w:rPr>
            <w:rFonts w:asciiTheme="majorBidi" w:hAnsiTheme="majorBidi" w:cstheme="majorBidi"/>
            <w:sz w:val="28"/>
            <w:szCs w:val="28"/>
            <w:rtl/>
            <w:rPrChange w:id="828" w:author="Maher" w:date="2026-04-24T00:10:00Z">
              <w:rPr>
                <w:rtl/>
              </w:rPr>
            </w:rPrChange>
          </w:rPr>
          <w:delText xml:space="preserve">الشكل </w:delText>
        </w:r>
        <w:r w:rsidR="00CD5C51" w:rsidRPr="00AA5F69" w:rsidDel="008502DD">
          <w:rPr>
            <w:rFonts w:asciiTheme="majorBidi" w:hAnsiTheme="majorBidi" w:cstheme="majorBidi"/>
            <w:sz w:val="28"/>
            <w:szCs w:val="28"/>
            <w:rtl/>
            <w:rPrChange w:id="829" w:author="Maher" w:date="2026-04-24T00:10:00Z">
              <w:rPr>
                <w:rtl/>
              </w:rPr>
            </w:rPrChange>
          </w:rPr>
          <w:delText>1</w:delText>
        </w:r>
        <w:r w:rsidRPr="00AA5F69" w:rsidDel="008502DD">
          <w:rPr>
            <w:rFonts w:asciiTheme="majorBidi" w:hAnsiTheme="majorBidi" w:cstheme="majorBidi"/>
            <w:sz w:val="28"/>
            <w:szCs w:val="28"/>
            <w:rtl/>
            <w:rPrChange w:id="830" w:author="Maher" w:date="2026-04-24T00:10:00Z">
              <w:rPr>
                <w:rtl/>
              </w:rPr>
            </w:rPrChange>
          </w:rPr>
          <w:delText>-</w:delText>
        </w:r>
        <w:r w:rsidR="00CD5C51" w:rsidRPr="00AA5F69" w:rsidDel="008502DD">
          <w:rPr>
            <w:rFonts w:asciiTheme="majorBidi" w:hAnsiTheme="majorBidi" w:cstheme="majorBidi"/>
            <w:sz w:val="28"/>
            <w:szCs w:val="28"/>
            <w:rtl/>
            <w:rPrChange w:id="831" w:author="Maher" w:date="2026-04-24T00:10:00Z">
              <w:rPr>
                <w:rtl/>
              </w:rPr>
            </w:rPrChange>
          </w:rPr>
          <w:delText>2</w:delText>
        </w:r>
        <w:r w:rsidRPr="00AA5F69" w:rsidDel="008502DD">
          <w:rPr>
            <w:rFonts w:asciiTheme="majorBidi" w:hAnsiTheme="majorBidi" w:cstheme="majorBidi"/>
            <w:sz w:val="28"/>
            <w:szCs w:val="28"/>
            <w:rtl/>
            <w:rPrChange w:id="832" w:author="Maher" w:date="2026-04-24T00:10:00Z">
              <w:rPr>
                <w:rtl/>
              </w:rPr>
            </w:rPrChange>
          </w:rPr>
          <w:delText>: يوضح تدفق العمليات اللوجستية ونظام التتبع في المنصة</w:delText>
        </w:r>
      </w:del>
    </w:p>
    <w:p w:rsidR="001D4C08" w:rsidRPr="00AA5F69" w:rsidDel="008502DD" w:rsidRDefault="001D4C08">
      <w:pPr>
        <w:pStyle w:val="a3"/>
        <w:bidi/>
        <w:jc w:val="both"/>
        <w:rPr>
          <w:del w:id="833" w:author="BASHAR FAISAL" w:date="2026-04-19T17:24:00Z"/>
          <w:rFonts w:asciiTheme="majorBidi" w:hAnsiTheme="majorBidi" w:cstheme="majorBidi"/>
          <w:sz w:val="28"/>
          <w:szCs w:val="28"/>
          <w:rtl/>
          <w:rPrChange w:id="834" w:author="Maher" w:date="2026-04-24T00:10:00Z">
            <w:rPr>
              <w:del w:id="835" w:author="BASHAR FAISAL" w:date="2026-04-19T17:24:00Z"/>
              <w:rtl/>
            </w:rPr>
          </w:rPrChange>
        </w:rPr>
        <w:pPrChange w:id="836" w:author="Maher" w:date="2026-04-24T00:10:00Z">
          <w:pPr>
            <w:bidi/>
            <w:jc w:val="both"/>
          </w:pPr>
        </w:pPrChange>
      </w:pPr>
      <w:del w:id="837" w:author="BASHAR FAISAL" w:date="2026-04-19T17:24:00Z">
        <w:r w:rsidRPr="00AA5F69" w:rsidDel="008502DD">
          <w:rPr>
            <w:rFonts w:asciiTheme="majorBidi" w:hAnsiTheme="majorBidi" w:cstheme="majorBidi"/>
            <w:sz w:val="28"/>
            <w:szCs w:val="28"/>
            <w:rPrChange w:id="838" w:author="Maher" w:date="2026-04-24T00:10:00Z">
              <w:rPr/>
            </w:rPrChange>
          </w:rPr>
          <w:delText xml:space="preserve"> 2.3.6 </w:delText>
        </w:r>
        <w:r w:rsidRPr="00AA5F69" w:rsidDel="008502DD">
          <w:rPr>
            <w:rFonts w:asciiTheme="majorBidi" w:hAnsiTheme="majorBidi" w:cstheme="majorBidi"/>
            <w:sz w:val="28"/>
            <w:szCs w:val="28"/>
            <w:rtl/>
            <w:rPrChange w:id="839" w:author="Maher" w:date="2026-04-24T00:10:00Z">
              <w:rPr>
                <w:rtl/>
              </w:rPr>
            </w:rPrChange>
          </w:rPr>
          <w:delText>مفاهيم إدارة فائض الطعام والحد من الهدر</w:delText>
        </w:r>
        <w:r w:rsidRPr="00AA5F69" w:rsidDel="008502DD">
          <w:rPr>
            <w:rFonts w:asciiTheme="majorBidi" w:hAnsiTheme="majorBidi" w:cstheme="majorBidi"/>
            <w:sz w:val="28"/>
            <w:szCs w:val="28"/>
            <w:rPrChange w:id="840" w:author="Maher" w:date="2026-04-24T00:10:00Z">
              <w:rPr/>
            </w:rPrChange>
          </w:rPr>
          <w:delText xml:space="preserve"> (Food Surplus &amp; Waste Management)</w:delText>
        </w:r>
      </w:del>
    </w:p>
    <w:p w:rsidR="001D4C08" w:rsidRPr="00AA5F69" w:rsidDel="008502DD" w:rsidRDefault="001D4C08">
      <w:pPr>
        <w:pStyle w:val="a3"/>
        <w:bidi/>
        <w:jc w:val="both"/>
        <w:rPr>
          <w:del w:id="841" w:author="BASHAR FAISAL" w:date="2026-04-19T17:24:00Z"/>
          <w:rFonts w:asciiTheme="majorBidi" w:hAnsiTheme="majorBidi" w:cstheme="majorBidi"/>
          <w:sz w:val="28"/>
          <w:szCs w:val="28"/>
          <w:rtl/>
          <w:rPrChange w:id="842" w:author="Maher" w:date="2026-04-24T00:10:00Z">
            <w:rPr>
              <w:del w:id="843" w:author="BASHAR FAISAL" w:date="2026-04-19T17:24:00Z"/>
              <w:rtl/>
            </w:rPr>
          </w:rPrChange>
        </w:rPr>
        <w:pPrChange w:id="844" w:author="Maher" w:date="2026-04-24T00:10:00Z">
          <w:pPr>
            <w:bidi/>
            <w:jc w:val="both"/>
          </w:pPr>
        </w:pPrChange>
      </w:pPr>
      <w:del w:id="845" w:author="BASHAR FAISAL" w:date="2026-04-19T17:24:00Z">
        <w:r w:rsidRPr="00AA5F69" w:rsidDel="008502DD">
          <w:rPr>
            <w:rFonts w:asciiTheme="majorBidi" w:hAnsiTheme="majorBidi" w:cstheme="majorBidi"/>
            <w:sz w:val="28"/>
            <w:szCs w:val="28"/>
            <w:rtl/>
            <w:rPrChange w:id="846" w:author="Maher" w:date="2026-04-24T00:10:00Z">
              <w:rPr>
                <w:rtl/>
              </w:rPr>
            </w:rPrChange>
          </w:rPr>
          <w:delText>يفرق الإطار النظري للمشروع بدقة بين مفهومين أساسيين في مجال الأمن الغذائي، وهما يمثلان جوهر التدخل الذي تقوم به منصة "عاون"</w:delText>
        </w:r>
      </w:del>
      <w:del w:id="847" w:author="BASHAR FAISAL" w:date="2026-04-19T16:45:00Z">
        <w:r w:rsidRPr="00AA5F69" w:rsidDel="003F2ECE">
          <w:rPr>
            <w:rFonts w:asciiTheme="majorBidi" w:hAnsiTheme="majorBidi" w:cstheme="majorBidi"/>
            <w:sz w:val="28"/>
            <w:szCs w:val="28"/>
            <w:rtl/>
            <w:rPrChange w:id="848" w:author="Maher" w:date="2026-04-24T00:10:00Z">
              <w:rPr>
                <w:rtl/>
              </w:rPr>
            </w:rPrChange>
          </w:rPr>
          <w:delText xml:space="preserve"> </w:delText>
        </w:r>
        <w:r w:rsidR="00D83C89" w:rsidRPr="00AA5F69" w:rsidDel="003F2ECE">
          <w:rPr>
            <w:rFonts w:asciiTheme="majorBidi" w:hAnsiTheme="majorBidi" w:cstheme="majorBidi"/>
            <w:sz w:val="28"/>
            <w:szCs w:val="28"/>
            <w:rtl/>
            <w:rPrChange w:id="849" w:author="Maher" w:date="2026-04-24T00:10:00Z">
              <w:rPr>
                <w:rtl/>
              </w:rPr>
            </w:rPrChange>
          </w:rPr>
          <w:delText>(</w:delText>
        </w:r>
        <w:r w:rsidRPr="00AA5F69" w:rsidDel="003F2ECE">
          <w:rPr>
            <w:rFonts w:asciiTheme="majorBidi" w:hAnsiTheme="majorBidi" w:cstheme="majorBidi"/>
            <w:sz w:val="28"/>
            <w:szCs w:val="28"/>
            <w:rtl/>
            <w:rPrChange w:id="850" w:author="Maher" w:date="2026-04-24T00:10:00Z">
              <w:rPr>
                <w:rtl/>
              </w:rPr>
            </w:rPrChange>
          </w:rPr>
          <w:delText>1</w:delText>
        </w:r>
        <w:r w:rsidR="00D83C89" w:rsidRPr="00AA5F69" w:rsidDel="003F2ECE">
          <w:rPr>
            <w:rFonts w:asciiTheme="majorBidi" w:hAnsiTheme="majorBidi" w:cstheme="majorBidi"/>
            <w:sz w:val="28"/>
            <w:szCs w:val="28"/>
            <w:rtl/>
            <w:rPrChange w:id="851" w:author="Maher" w:date="2026-04-24T00:10:00Z">
              <w:rPr>
                <w:rtl/>
              </w:rPr>
            </w:rPrChange>
          </w:rPr>
          <w:delText>)</w:delText>
        </w:r>
        <w:r w:rsidRPr="00AA5F69" w:rsidDel="003F2ECE">
          <w:rPr>
            <w:rFonts w:asciiTheme="majorBidi" w:hAnsiTheme="majorBidi" w:cstheme="majorBidi"/>
            <w:sz w:val="28"/>
            <w:szCs w:val="28"/>
            <w:rPrChange w:id="852" w:author="Maher" w:date="2026-04-24T00:10:00Z">
              <w:rPr/>
            </w:rPrChange>
          </w:rPr>
          <w:delText xml:space="preserve"> </w:delText>
        </w:r>
        <w:r w:rsidR="00D83C89" w:rsidRPr="00AA5F69" w:rsidDel="003F2ECE">
          <w:rPr>
            <w:rFonts w:asciiTheme="majorBidi" w:hAnsiTheme="majorBidi" w:cstheme="majorBidi"/>
            <w:sz w:val="28"/>
            <w:szCs w:val="28"/>
            <w:rPrChange w:id="853" w:author="Maher" w:date="2026-04-24T00:10:00Z">
              <w:rPr/>
            </w:rPrChange>
          </w:rPr>
          <w:delText>(</w:delText>
        </w:r>
        <w:r w:rsidRPr="00AA5F69" w:rsidDel="003F2ECE">
          <w:rPr>
            <w:rFonts w:asciiTheme="majorBidi" w:hAnsiTheme="majorBidi" w:cstheme="majorBidi"/>
            <w:sz w:val="28"/>
            <w:szCs w:val="28"/>
            <w:rPrChange w:id="854" w:author="Maher" w:date="2026-04-24T00:10:00Z">
              <w:rPr/>
            </w:rPrChange>
          </w:rPr>
          <w:delText>6):</w:delText>
        </w:r>
      </w:del>
    </w:p>
    <w:p w:rsidR="001D4C08" w:rsidRPr="00AA5F69" w:rsidDel="008502DD" w:rsidRDefault="001D4C08">
      <w:pPr>
        <w:pStyle w:val="a3"/>
        <w:bidi/>
        <w:jc w:val="both"/>
        <w:rPr>
          <w:del w:id="855" w:author="BASHAR FAISAL" w:date="2026-04-19T17:24:00Z"/>
          <w:rFonts w:asciiTheme="majorBidi" w:hAnsiTheme="majorBidi" w:cstheme="majorBidi"/>
          <w:sz w:val="28"/>
          <w:szCs w:val="28"/>
          <w:rtl/>
          <w:rPrChange w:id="856" w:author="Maher" w:date="2026-04-24T00:10:00Z">
            <w:rPr>
              <w:del w:id="857" w:author="BASHAR FAISAL" w:date="2026-04-19T17:24:00Z"/>
              <w:rtl/>
            </w:rPr>
          </w:rPrChange>
        </w:rPr>
        <w:pPrChange w:id="858" w:author="Maher" w:date="2026-04-24T00:10:00Z">
          <w:pPr>
            <w:pStyle w:val="a3"/>
            <w:numPr>
              <w:numId w:val="58"/>
            </w:numPr>
            <w:bidi/>
            <w:ind w:left="360" w:hanging="360"/>
            <w:jc w:val="both"/>
          </w:pPr>
        </w:pPrChange>
      </w:pPr>
      <w:del w:id="859" w:author="BASHAR FAISAL" w:date="2026-04-19T17:24:00Z">
        <w:r w:rsidRPr="00AA5F69" w:rsidDel="008502DD">
          <w:rPr>
            <w:rFonts w:asciiTheme="majorBidi" w:hAnsiTheme="majorBidi" w:cstheme="majorBidi"/>
            <w:sz w:val="28"/>
            <w:szCs w:val="28"/>
            <w:rtl/>
            <w:rPrChange w:id="860" w:author="Maher" w:date="2026-04-24T00:10:00Z">
              <w:rPr>
                <w:rtl/>
              </w:rPr>
            </w:rPrChange>
          </w:rPr>
          <w:delText>فائض الطعام</w:delText>
        </w:r>
        <w:r w:rsidRPr="00AA5F69" w:rsidDel="008502DD">
          <w:rPr>
            <w:rFonts w:asciiTheme="majorBidi" w:hAnsiTheme="majorBidi" w:cstheme="majorBidi"/>
            <w:sz w:val="28"/>
            <w:szCs w:val="28"/>
            <w:rPrChange w:id="861" w:author="Maher" w:date="2026-04-24T00:10:00Z">
              <w:rPr/>
            </w:rPrChange>
          </w:rPr>
          <w:delText xml:space="preserve"> (Food Surplus): </w:delText>
        </w:r>
        <w:r w:rsidRPr="00AA5F69" w:rsidDel="008502DD">
          <w:rPr>
            <w:rFonts w:asciiTheme="majorBidi" w:hAnsiTheme="majorBidi" w:cstheme="majorBidi"/>
            <w:sz w:val="28"/>
            <w:szCs w:val="28"/>
            <w:rtl/>
            <w:rPrChange w:id="862" w:author="Maher" w:date="2026-04-24T00:10:00Z">
              <w:rPr>
                <w:rtl/>
              </w:rPr>
            </w:rPrChange>
          </w:rPr>
          <w:delText xml:space="preserve">وهو الطعام الزائد عن الحاجة أو الطلب الفعلي ولكنه لا يزال صالحاً تماماً للاستهلاك البشري وبجودة عالية. يركز المشروع على استغلال هذا الفائض وتحويله من عبء بيئي (حيث يؤدي التخلص منه لانبعاثات كربونية) إلى مورد مجتمعي يساهم في سد الفجوة الغذائية </w:delText>
        </w:r>
      </w:del>
      <w:del w:id="863" w:author="BASHAR FAISAL" w:date="2026-04-19T16:45:00Z">
        <w:r w:rsidR="00D83C89" w:rsidRPr="00AA5F69" w:rsidDel="003F2ECE">
          <w:rPr>
            <w:rFonts w:asciiTheme="majorBidi" w:hAnsiTheme="majorBidi" w:cstheme="majorBidi"/>
            <w:sz w:val="28"/>
            <w:szCs w:val="28"/>
            <w:rtl/>
            <w:rPrChange w:id="864" w:author="Maher" w:date="2026-04-24T00:10:00Z">
              <w:rPr>
                <w:rtl/>
              </w:rPr>
            </w:rPrChange>
          </w:rPr>
          <w:delText>(</w:delText>
        </w:r>
        <w:r w:rsidRPr="00AA5F69" w:rsidDel="003F2ECE">
          <w:rPr>
            <w:rFonts w:asciiTheme="majorBidi" w:hAnsiTheme="majorBidi" w:cstheme="majorBidi"/>
            <w:sz w:val="28"/>
            <w:szCs w:val="28"/>
            <w:rtl/>
            <w:rPrChange w:id="865" w:author="Maher" w:date="2026-04-24T00:10:00Z">
              <w:rPr>
                <w:rtl/>
              </w:rPr>
            </w:rPrChange>
          </w:rPr>
          <w:delText>1</w:delText>
        </w:r>
        <w:r w:rsidR="00D83C89" w:rsidRPr="00AA5F69" w:rsidDel="003F2ECE">
          <w:rPr>
            <w:rFonts w:asciiTheme="majorBidi" w:hAnsiTheme="majorBidi" w:cstheme="majorBidi"/>
            <w:sz w:val="28"/>
            <w:szCs w:val="28"/>
            <w:rtl/>
            <w:rPrChange w:id="866" w:author="Maher" w:date="2026-04-24T00:10:00Z">
              <w:rPr>
                <w:rtl/>
              </w:rPr>
            </w:rPrChange>
          </w:rPr>
          <w:delText>)</w:delText>
        </w:r>
        <w:r w:rsidRPr="00AA5F69" w:rsidDel="003F2ECE">
          <w:rPr>
            <w:rFonts w:asciiTheme="majorBidi" w:hAnsiTheme="majorBidi" w:cstheme="majorBidi"/>
            <w:sz w:val="28"/>
            <w:szCs w:val="28"/>
            <w:rPrChange w:id="867" w:author="Maher" w:date="2026-04-24T00:10:00Z">
              <w:rPr/>
            </w:rPrChange>
          </w:rPr>
          <w:delText xml:space="preserve"> </w:delText>
        </w:r>
        <w:r w:rsidR="00D83C89" w:rsidRPr="00AA5F69" w:rsidDel="003F2ECE">
          <w:rPr>
            <w:rFonts w:asciiTheme="majorBidi" w:hAnsiTheme="majorBidi" w:cstheme="majorBidi"/>
            <w:sz w:val="28"/>
            <w:szCs w:val="28"/>
            <w:rPrChange w:id="868" w:author="Maher" w:date="2026-04-24T00:10:00Z">
              <w:rPr/>
            </w:rPrChange>
          </w:rPr>
          <w:delText>(</w:delText>
        </w:r>
        <w:r w:rsidRPr="00AA5F69" w:rsidDel="003F2ECE">
          <w:rPr>
            <w:rFonts w:asciiTheme="majorBidi" w:hAnsiTheme="majorBidi" w:cstheme="majorBidi"/>
            <w:sz w:val="28"/>
            <w:szCs w:val="28"/>
            <w:rPrChange w:id="869" w:author="Maher" w:date="2026-04-24T00:10:00Z">
              <w:rPr/>
            </w:rPrChange>
          </w:rPr>
          <w:delText>6).</w:delText>
        </w:r>
      </w:del>
    </w:p>
    <w:p w:rsidR="001D4C08" w:rsidRPr="00AA5F69" w:rsidDel="008502DD" w:rsidRDefault="001D4C08">
      <w:pPr>
        <w:pStyle w:val="a3"/>
        <w:bidi/>
        <w:jc w:val="both"/>
        <w:rPr>
          <w:del w:id="870" w:author="BASHAR FAISAL" w:date="2026-04-19T17:24:00Z"/>
          <w:rFonts w:asciiTheme="majorBidi" w:hAnsiTheme="majorBidi" w:cstheme="majorBidi"/>
          <w:sz w:val="28"/>
          <w:szCs w:val="28"/>
          <w:rtl/>
          <w:rPrChange w:id="871" w:author="Maher" w:date="2026-04-24T00:10:00Z">
            <w:rPr>
              <w:del w:id="872" w:author="BASHAR FAISAL" w:date="2026-04-19T17:24:00Z"/>
              <w:rtl/>
            </w:rPr>
          </w:rPrChange>
        </w:rPr>
        <w:pPrChange w:id="873" w:author="Maher" w:date="2026-04-24T00:10:00Z">
          <w:pPr>
            <w:pStyle w:val="a3"/>
            <w:numPr>
              <w:numId w:val="58"/>
            </w:numPr>
            <w:bidi/>
            <w:ind w:left="360" w:hanging="360"/>
            <w:jc w:val="both"/>
          </w:pPr>
        </w:pPrChange>
      </w:pPr>
      <w:del w:id="874" w:author="BASHAR FAISAL" w:date="2026-04-19T17:24:00Z">
        <w:r w:rsidRPr="00AA5F69" w:rsidDel="008502DD">
          <w:rPr>
            <w:rFonts w:asciiTheme="majorBidi" w:hAnsiTheme="majorBidi" w:cstheme="majorBidi"/>
            <w:sz w:val="28"/>
            <w:szCs w:val="28"/>
            <w:rtl/>
            <w:rPrChange w:id="875" w:author="Maher" w:date="2026-04-24T00:10:00Z">
              <w:rPr>
                <w:rtl/>
              </w:rPr>
            </w:rPrChange>
          </w:rPr>
          <w:delText>هدر الطعام</w:delText>
        </w:r>
        <w:r w:rsidRPr="00AA5F69" w:rsidDel="008502DD">
          <w:rPr>
            <w:rFonts w:asciiTheme="majorBidi" w:hAnsiTheme="majorBidi" w:cstheme="majorBidi"/>
            <w:sz w:val="28"/>
            <w:szCs w:val="28"/>
            <w:rPrChange w:id="876" w:author="Maher" w:date="2026-04-24T00:10:00Z">
              <w:rPr/>
            </w:rPrChange>
          </w:rPr>
          <w:delText xml:space="preserve"> (Food Waste): </w:delText>
        </w:r>
        <w:r w:rsidRPr="00AA5F69" w:rsidDel="008502DD">
          <w:rPr>
            <w:rFonts w:asciiTheme="majorBidi" w:hAnsiTheme="majorBidi" w:cstheme="majorBidi"/>
            <w:sz w:val="28"/>
            <w:szCs w:val="28"/>
            <w:rtl/>
            <w:rPrChange w:id="877" w:author="Maher" w:date="2026-04-24T00:10:00Z">
              <w:rPr>
                <w:rtl/>
              </w:rPr>
            </w:rPrChange>
          </w:rPr>
          <w:delText>وهو فقدان أو تلف الطعام الصالح للاستهلاك في أي مرحلة من مراحل سلسلة الإمداد. تهدف منصة "عاون" استراتيجياً إلى تقليل هذا الهدر من خلال تحويل الفائض إلى مسارات استهلاك بديلة (المستفيدين) بدلاً من التخلص منه، مما يساهم في تحقيق أهداف التنمية المستدامة المتعلقة بالاستهلاك والإنتاج المسؤولين</w:delText>
        </w:r>
        <w:r w:rsidRPr="00AA5F69" w:rsidDel="008502DD">
          <w:rPr>
            <w:rFonts w:asciiTheme="majorBidi" w:hAnsiTheme="majorBidi" w:cstheme="majorBidi"/>
            <w:sz w:val="28"/>
            <w:szCs w:val="28"/>
            <w:rPrChange w:id="878" w:author="Maher" w:date="2026-04-24T00:10:00Z">
              <w:rPr/>
            </w:rPrChange>
          </w:rPr>
          <w:delText xml:space="preserve"> </w:delText>
        </w:r>
      </w:del>
      <w:del w:id="879" w:author="BASHAR FAISAL" w:date="2026-04-19T16:46:00Z">
        <w:r w:rsidR="00D83C89" w:rsidRPr="00AA5F69" w:rsidDel="003F2ECE">
          <w:rPr>
            <w:rFonts w:asciiTheme="majorBidi" w:hAnsiTheme="majorBidi" w:cstheme="majorBidi"/>
            <w:sz w:val="28"/>
            <w:szCs w:val="28"/>
            <w:rPrChange w:id="880" w:author="Maher" w:date="2026-04-24T00:10:00Z">
              <w:rPr/>
            </w:rPrChange>
          </w:rPr>
          <w:delText>(</w:delText>
        </w:r>
        <w:r w:rsidRPr="00AA5F69" w:rsidDel="003F2ECE">
          <w:rPr>
            <w:rFonts w:asciiTheme="majorBidi" w:hAnsiTheme="majorBidi" w:cstheme="majorBidi"/>
            <w:sz w:val="28"/>
            <w:szCs w:val="28"/>
            <w:rPrChange w:id="881" w:author="Maher" w:date="2026-04-24T00:10:00Z">
              <w:rPr/>
            </w:rPrChange>
          </w:rPr>
          <w:delText>6).</w:delText>
        </w:r>
      </w:del>
    </w:p>
    <w:p w:rsidR="001D4C08" w:rsidRPr="00AA5F69" w:rsidDel="008502DD" w:rsidRDefault="001D4C08">
      <w:pPr>
        <w:pStyle w:val="a3"/>
        <w:bidi/>
        <w:jc w:val="both"/>
        <w:rPr>
          <w:del w:id="882" w:author="BASHAR FAISAL" w:date="2026-04-19T17:24:00Z"/>
          <w:rFonts w:asciiTheme="majorBidi" w:hAnsiTheme="majorBidi" w:cstheme="majorBidi"/>
          <w:sz w:val="28"/>
          <w:szCs w:val="28"/>
          <w:rtl/>
          <w:rPrChange w:id="883" w:author="Maher" w:date="2026-04-24T00:10:00Z">
            <w:rPr>
              <w:del w:id="884" w:author="BASHAR FAISAL" w:date="2026-04-19T17:24:00Z"/>
              <w:rtl/>
            </w:rPr>
          </w:rPrChange>
        </w:rPr>
        <w:pPrChange w:id="885" w:author="Maher" w:date="2026-04-24T00:10:00Z">
          <w:pPr>
            <w:bidi/>
            <w:jc w:val="both"/>
          </w:pPr>
        </w:pPrChange>
      </w:pPr>
      <w:del w:id="886" w:author="BASHAR FAISAL" w:date="2026-04-19T17:24:00Z">
        <w:r w:rsidRPr="00AA5F69" w:rsidDel="008502DD">
          <w:rPr>
            <w:rFonts w:asciiTheme="majorBidi" w:hAnsiTheme="majorBidi" w:cstheme="majorBidi"/>
            <w:sz w:val="28"/>
            <w:szCs w:val="28"/>
            <w:rPrChange w:id="887" w:author="Maher" w:date="2026-04-24T00:10:00Z">
              <w:rPr/>
            </w:rPrChange>
          </w:rPr>
          <w:delText xml:space="preserve"> 2.3.7 </w:delText>
        </w:r>
        <w:r w:rsidRPr="00AA5F69" w:rsidDel="008502DD">
          <w:rPr>
            <w:rFonts w:asciiTheme="majorBidi" w:hAnsiTheme="majorBidi" w:cstheme="majorBidi"/>
            <w:sz w:val="28"/>
            <w:szCs w:val="28"/>
            <w:rtl/>
            <w:rPrChange w:id="888" w:author="Maher" w:date="2026-04-24T00:10:00Z">
              <w:rPr>
                <w:rtl/>
              </w:rPr>
            </w:rPrChange>
          </w:rPr>
          <w:delText>الحوكمة الرقمية: اللجنة التنسيقية والمستفيدون</w:delText>
        </w:r>
        <w:r w:rsidRPr="00AA5F69" w:rsidDel="008502DD">
          <w:rPr>
            <w:rFonts w:asciiTheme="majorBidi" w:hAnsiTheme="majorBidi" w:cstheme="majorBidi"/>
            <w:sz w:val="28"/>
            <w:szCs w:val="28"/>
            <w:rPrChange w:id="889" w:author="Maher" w:date="2026-04-24T00:10:00Z">
              <w:rPr/>
            </w:rPrChange>
          </w:rPr>
          <w:delText xml:space="preserve"> (Digital Governance)</w:delText>
        </w:r>
      </w:del>
    </w:p>
    <w:p w:rsidR="001D4C08" w:rsidRPr="00AA5F69" w:rsidDel="008502DD" w:rsidRDefault="001D4C08">
      <w:pPr>
        <w:pStyle w:val="a3"/>
        <w:bidi/>
        <w:jc w:val="both"/>
        <w:rPr>
          <w:del w:id="890" w:author="BASHAR FAISAL" w:date="2026-04-19T17:24:00Z"/>
          <w:rFonts w:asciiTheme="majorBidi" w:hAnsiTheme="majorBidi" w:cstheme="majorBidi"/>
          <w:sz w:val="28"/>
          <w:szCs w:val="28"/>
          <w:rtl/>
          <w:rPrChange w:id="891" w:author="Maher" w:date="2026-04-24T00:10:00Z">
            <w:rPr>
              <w:del w:id="892" w:author="BASHAR FAISAL" w:date="2026-04-19T17:24:00Z"/>
              <w:rtl/>
            </w:rPr>
          </w:rPrChange>
        </w:rPr>
        <w:pPrChange w:id="893" w:author="Maher" w:date="2026-04-24T00:10:00Z">
          <w:pPr>
            <w:bidi/>
            <w:jc w:val="both"/>
          </w:pPr>
        </w:pPrChange>
      </w:pPr>
      <w:del w:id="894" w:author="BASHAR FAISAL" w:date="2026-04-19T17:24:00Z">
        <w:r w:rsidRPr="00AA5F69" w:rsidDel="008502DD">
          <w:rPr>
            <w:rFonts w:asciiTheme="majorBidi" w:hAnsiTheme="majorBidi" w:cstheme="majorBidi"/>
            <w:sz w:val="28"/>
            <w:szCs w:val="28"/>
            <w:rtl/>
            <w:rPrChange w:id="895" w:author="Maher" w:date="2026-04-24T00:10:00Z">
              <w:rPr>
                <w:rtl/>
              </w:rPr>
            </w:rPrChange>
          </w:rPr>
          <w:delText>لضمان نزاهة وعدالة توزيع الفائض، تتبنى المنصة نموذج حوكمة رقمي دقيق يحدد الأدوار والمسؤوليات</w:delText>
        </w:r>
        <w:r w:rsidRPr="00AA5F69" w:rsidDel="008502DD">
          <w:rPr>
            <w:rFonts w:asciiTheme="majorBidi" w:hAnsiTheme="majorBidi" w:cstheme="majorBidi"/>
            <w:sz w:val="28"/>
            <w:szCs w:val="28"/>
            <w:rPrChange w:id="896" w:author="Maher" w:date="2026-04-24T00:10:00Z">
              <w:rPr/>
            </w:rPrChange>
          </w:rPr>
          <w:delText xml:space="preserve"> </w:delText>
        </w:r>
      </w:del>
      <w:del w:id="897" w:author="BASHAR FAISAL" w:date="2026-04-19T16:47:00Z">
        <w:r w:rsidR="00D83C89" w:rsidRPr="00AA5F69" w:rsidDel="003F2ECE">
          <w:rPr>
            <w:rFonts w:asciiTheme="majorBidi" w:hAnsiTheme="majorBidi" w:cstheme="majorBidi"/>
            <w:sz w:val="28"/>
            <w:szCs w:val="28"/>
            <w:rPrChange w:id="898" w:author="Maher" w:date="2026-04-24T00:10:00Z">
              <w:rPr/>
            </w:rPrChange>
          </w:rPr>
          <w:delText>(</w:delText>
        </w:r>
        <w:r w:rsidRPr="00AA5F69" w:rsidDel="003F2ECE">
          <w:rPr>
            <w:rFonts w:asciiTheme="majorBidi" w:hAnsiTheme="majorBidi" w:cstheme="majorBidi"/>
            <w:sz w:val="28"/>
            <w:szCs w:val="28"/>
            <w:rPrChange w:id="899" w:author="Maher" w:date="2026-04-24T00:10:00Z">
              <w:rPr/>
            </w:rPrChange>
          </w:rPr>
          <w:delText>13):</w:delText>
        </w:r>
      </w:del>
    </w:p>
    <w:p w:rsidR="001D4C08" w:rsidRPr="00AA5F69" w:rsidDel="008502DD" w:rsidRDefault="001D4C08">
      <w:pPr>
        <w:pStyle w:val="a3"/>
        <w:bidi/>
        <w:jc w:val="both"/>
        <w:rPr>
          <w:del w:id="900" w:author="BASHAR FAISAL" w:date="2026-04-19T17:24:00Z"/>
          <w:rFonts w:asciiTheme="majorBidi" w:hAnsiTheme="majorBidi" w:cstheme="majorBidi"/>
          <w:sz w:val="28"/>
          <w:szCs w:val="28"/>
          <w:rtl/>
          <w:rPrChange w:id="901" w:author="Maher" w:date="2026-04-24T00:10:00Z">
            <w:rPr>
              <w:del w:id="902" w:author="BASHAR FAISAL" w:date="2026-04-19T17:24:00Z"/>
              <w:rtl/>
            </w:rPr>
          </w:rPrChange>
        </w:rPr>
        <w:pPrChange w:id="903" w:author="Maher" w:date="2026-04-24T00:10:00Z">
          <w:pPr>
            <w:pStyle w:val="a3"/>
            <w:numPr>
              <w:numId w:val="57"/>
            </w:numPr>
            <w:bidi/>
            <w:ind w:left="360" w:hanging="360"/>
            <w:jc w:val="both"/>
          </w:pPr>
        </w:pPrChange>
      </w:pPr>
      <w:del w:id="904" w:author="BASHAR FAISAL" w:date="2026-04-19T17:24:00Z">
        <w:r w:rsidRPr="00AA5F69" w:rsidDel="008502DD">
          <w:rPr>
            <w:rFonts w:asciiTheme="majorBidi" w:hAnsiTheme="majorBidi" w:cstheme="majorBidi"/>
            <w:sz w:val="28"/>
            <w:szCs w:val="28"/>
            <w:rtl/>
            <w:rPrChange w:id="905" w:author="Maher" w:date="2026-04-24T00:10:00Z">
              <w:rPr>
                <w:rtl/>
              </w:rPr>
            </w:rPrChange>
          </w:rPr>
          <w:delText>اللجنة التنسيقية</w:delText>
        </w:r>
        <w:r w:rsidRPr="00AA5F69" w:rsidDel="008502DD">
          <w:rPr>
            <w:rFonts w:asciiTheme="majorBidi" w:hAnsiTheme="majorBidi" w:cstheme="majorBidi"/>
            <w:sz w:val="28"/>
            <w:szCs w:val="28"/>
            <w:rPrChange w:id="906" w:author="Maher" w:date="2026-04-24T00:10:00Z">
              <w:rPr/>
            </w:rPrChange>
          </w:rPr>
          <w:delText xml:space="preserve"> (Coordination Committee): </w:delText>
        </w:r>
        <w:r w:rsidRPr="00AA5F69" w:rsidDel="008502DD">
          <w:rPr>
            <w:rFonts w:asciiTheme="majorBidi" w:hAnsiTheme="majorBidi" w:cstheme="majorBidi"/>
            <w:sz w:val="28"/>
            <w:szCs w:val="28"/>
            <w:rtl/>
            <w:rPrChange w:id="907" w:author="Maher" w:date="2026-04-24T00:10:00Z">
              <w:rPr>
                <w:rtl/>
              </w:rPr>
            </w:rPrChange>
          </w:rPr>
          <w:delText>وهي الجهة الإدارية العليا المسؤولة عن الإشراف على العمليات، التحقق من أهلية المستفيدين، ومراقبة جودة الخدمة. تعمل اللجنة كصمام أمان لضمان التزام جميع الأطراف بسياسات المنصة</w:delText>
        </w:r>
      </w:del>
      <w:del w:id="908" w:author="BASHAR FAISAL" w:date="2026-04-19T16:47:00Z">
        <w:r w:rsidRPr="00AA5F69" w:rsidDel="003F2ECE">
          <w:rPr>
            <w:rFonts w:asciiTheme="majorBidi" w:hAnsiTheme="majorBidi" w:cstheme="majorBidi"/>
            <w:sz w:val="28"/>
            <w:szCs w:val="28"/>
            <w:rPrChange w:id="909" w:author="Maher" w:date="2026-04-24T00:10:00Z">
              <w:rPr/>
            </w:rPrChange>
          </w:rPr>
          <w:delText xml:space="preserve"> </w:delText>
        </w:r>
        <w:r w:rsidR="00D83C89" w:rsidRPr="00AA5F69" w:rsidDel="003F2ECE">
          <w:rPr>
            <w:rFonts w:asciiTheme="majorBidi" w:hAnsiTheme="majorBidi" w:cstheme="majorBidi"/>
            <w:sz w:val="28"/>
            <w:szCs w:val="28"/>
            <w:rPrChange w:id="910" w:author="Maher" w:date="2026-04-24T00:10:00Z">
              <w:rPr/>
            </w:rPrChange>
          </w:rPr>
          <w:delText>(</w:delText>
        </w:r>
        <w:r w:rsidRPr="00AA5F69" w:rsidDel="003F2ECE">
          <w:rPr>
            <w:rFonts w:asciiTheme="majorBidi" w:hAnsiTheme="majorBidi" w:cstheme="majorBidi"/>
            <w:sz w:val="28"/>
            <w:szCs w:val="28"/>
            <w:rPrChange w:id="911" w:author="Maher" w:date="2026-04-24T00:10:00Z">
              <w:rPr/>
            </w:rPrChange>
          </w:rPr>
          <w:delText>13)</w:delText>
        </w:r>
      </w:del>
      <w:del w:id="912" w:author="BASHAR FAISAL" w:date="2026-04-19T17:24:00Z">
        <w:r w:rsidRPr="00AA5F69" w:rsidDel="008502DD">
          <w:rPr>
            <w:rFonts w:asciiTheme="majorBidi" w:hAnsiTheme="majorBidi" w:cstheme="majorBidi"/>
            <w:sz w:val="28"/>
            <w:szCs w:val="28"/>
            <w:rPrChange w:id="913" w:author="Maher" w:date="2026-04-24T00:10:00Z">
              <w:rPr/>
            </w:rPrChange>
          </w:rPr>
          <w:delText>.</w:delText>
        </w:r>
      </w:del>
    </w:p>
    <w:p w:rsidR="001D4C08" w:rsidRPr="00AA5F69" w:rsidDel="008502DD" w:rsidRDefault="001D4C08">
      <w:pPr>
        <w:pStyle w:val="a3"/>
        <w:bidi/>
        <w:jc w:val="both"/>
        <w:rPr>
          <w:del w:id="914" w:author="BASHAR FAISAL" w:date="2026-04-19T17:24:00Z"/>
          <w:rFonts w:asciiTheme="majorBidi" w:hAnsiTheme="majorBidi" w:cstheme="majorBidi"/>
          <w:sz w:val="28"/>
          <w:szCs w:val="28"/>
          <w:rtl/>
          <w:rPrChange w:id="915" w:author="Maher" w:date="2026-04-24T00:10:00Z">
            <w:rPr>
              <w:del w:id="916" w:author="BASHAR FAISAL" w:date="2026-04-19T17:24:00Z"/>
              <w:rtl/>
            </w:rPr>
          </w:rPrChange>
        </w:rPr>
        <w:pPrChange w:id="917" w:author="Maher" w:date="2026-04-24T00:10:00Z">
          <w:pPr>
            <w:pStyle w:val="a3"/>
            <w:numPr>
              <w:numId w:val="57"/>
            </w:numPr>
            <w:bidi/>
            <w:ind w:left="360" w:hanging="360"/>
            <w:jc w:val="both"/>
          </w:pPr>
        </w:pPrChange>
      </w:pPr>
      <w:del w:id="918" w:author="BASHAR FAISAL" w:date="2026-04-19T17:24:00Z">
        <w:r w:rsidRPr="00AA5F69" w:rsidDel="008502DD">
          <w:rPr>
            <w:rFonts w:asciiTheme="majorBidi" w:hAnsiTheme="majorBidi" w:cstheme="majorBidi"/>
            <w:sz w:val="28"/>
            <w:szCs w:val="28"/>
            <w:rtl/>
            <w:rPrChange w:id="919" w:author="Maher" w:date="2026-04-24T00:10:00Z">
              <w:rPr>
                <w:rtl/>
              </w:rPr>
            </w:rPrChange>
          </w:rPr>
          <w:delText>المستفيدون</w:delText>
        </w:r>
        <w:r w:rsidRPr="00AA5F69" w:rsidDel="008502DD">
          <w:rPr>
            <w:rFonts w:asciiTheme="majorBidi" w:hAnsiTheme="majorBidi" w:cstheme="majorBidi"/>
            <w:sz w:val="28"/>
            <w:szCs w:val="28"/>
            <w:rPrChange w:id="920" w:author="Maher" w:date="2026-04-24T00:10:00Z">
              <w:rPr/>
            </w:rPrChange>
          </w:rPr>
          <w:delText xml:space="preserve"> (Beneficiaries): </w:delText>
        </w:r>
        <w:r w:rsidRPr="00AA5F69" w:rsidDel="008502DD">
          <w:rPr>
            <w:rFonts w:asciiTheme="majorBidi" w:hAnsiTheme="majorBidi" w:cstheme="majorBidi"/>
            <w:sz w:val="28"/>
            <w:szCs w:val="28"/>
            <w:rtl/>
            <w:rPrChange w:id="921" w:author="Maher" w:date="2026-04-24T00:10:00Z">
              <w:rPr>
                <w:rtl/>
              </w:rPr>
            </w:rPrChange>
          </w:rPr>
          <w:delText>وهم الأفراد أو الأسر المحتاجة المسجلون رسمياً في المنصة بعد التحقق من بياناتهم بالتعاون مع الجهات المعنية، مما يضمن وصول الدعم لمن يستحقه فعلاً بعيداً عن العشوائية أو التكرار غير العادل</w:delText>
        </w:r>
      </w:del>
      <w:del w:id="922" w:author="BASHAR FAISAL" w:date="2026-04-19T16:47:00Z">
        <w:r w:rsidRPr="00AA5F69" w:rsidDel="003F2ECE">
          <w:rPr>
            <w:rFonts w:asciiTheme="majorBidi" w:hAnsiTheme="majorBidi" w:cstheme="majorBidi"/>
            <w:sz w:val="28"/>
            <w:szCs w:val="28"/>
            <w:rPrChange w:id="923" w:author="Maher" w:date="2026-04-24T00:10:00Z">
              <w:rPr/>
            </w:rPrChange>
          </w:rPr>
          <w:delText xml:space="preserve"> </w:delText>
        </w:r>
        <w:r w:rsidR="00D83C89" w:rsidRPr="00AA5F69" w:rsidDel="003F2ECE">
          <w:rPr>
            <w:rFonts w:asciiTheme="majorBidi" w:hAnsiTheme="majorBidi" w:cstheme="majorBidi"/>
            <w:sz w:val="28"/>
            <w:szCs w:val="28"/>
            <w:rPrChange w:id="924" w:author="Maher" w:date="2026-04-24T00:10:00Z">
              <w:rPr/>
            </w:rPrChange>
          </w:rPr>
          <w:delText>(</w:delText>
        </w:r>
        <w:r w:rsidRPr="00AA5F69" w:rsidDel="003F2ECE">
          <w:rPr>
            <w:rFonts w:asciiTheme="majorBidi" w:hAnsiTheme="majorBidi" w:cstheme="majorBidi"/>
            <w:sz w:val="28"/>
            <w:szCs w:val="28"/>
            <w:rPrChange w:id="925" w:author="Maher" w:date="2026-04-24T00:10:00Z">
              <w:rPr/>
            </w:rPrChange>
          </w:rPr>
          <w:delText>14)</w:delText>
        </w:r>
      </w:del>
      <w:del w:id="926" w:author="BASHAR FAISAL" w:date="2026-04-19T17:24:00Z">
        <w:r w:rsidRPr="00AA5F69" w:rsidDel="008502DD">
          <w:rPr>
            <w:rFonts w:asciiTheme="majorBidi" w:hAnsiTheme="majorBidi" w:cstheme="majorBidi"/>
            <w:sz w:val="28"/>
            <w:szCs w:val="28"/>
            <w:rPrChange w:id="927" w:author="Maher" w:date="2026-04-24T00:10:00Z">
              <w:rPr/>
            </w:rPrChange>
          </w:rPr>
          <w:delText>.</w:delText>
        </w:r>
      </w:del>
    </w:p>
    <w:p w:rsidR="001D4C08" w:rsidRPr="00AA5F69" w:rsidDel="008502DD" w:rsidRDefault="001D4C08">
      <w:pPr>
        <w:pStyle w:val="a3"/>
        <w:bidi/>
        <w:jc w:val="both"/>
        <w:rPr>
          <w:del w:id="928" w:author="BASHAR FAISAL" w:date="2026-04-19T17:24:00Z"/>
          <w:rFonts w:asciiTheme="majorBidi" w:hAnsiTheme="majorBidi" w:cstheme="majorBidi"/>
          <w:sz w:val="28"/>
          <w:szCs w:val="28"/>
          <w:rtl/>
          <w:rPrChange w:id="929" w:author="Maher" w:date="2026-04-24T00:10:00Z">
            <w:rPr>
              <w:del w:id="930" w:author="BASHAR FAISAL" w:date="2026-04-19T17:24:00Z"/>
              <w:rtl/>
            </w:rPr>
          </w:rPrChange>
        </w:rPr>
        <w:pPrChange w:id="931" w:author="Maher" w:date="2026-04-24T00:10:00Z">
          <w:pPr>
            <w:pStyle w:val="a3"/>
            <w:numPr>
              <w:numId w:val="57"/>
            </w:numPr>
            <w:bidi/>
            <w:ind w:left="360" w:hanging="360"/>
            <w:jc w:val="both"/>
          </w:pPr>
        </w:pPrChange>
      </w:pPr>
      <w:del w:id="932" w:author="BASHAR FAISAL" w:date="2026-04-19T17:24:00Z">
        <w:r w:rsidRPr="00AA5F69" w:rsidDel="008502DD">
          <w:rPr>
            <w:rFonts w:asciiTheme="majorBidi" w:hAnsiTheme="majorBidi" w:cstheme="majorBidi"/>
            <w:sz w:val="28"/>
            <w:szCs w:val="28"/>
            <w:rtl/>
            <w:rPrChange w:id="933" w:author="Maher" w:date="2026-04-24T00:10:00Z">
              <w:rPr>
                <w:rtl/>
              </w:rPr>
            </w:rPrChange>
          </w:rPr>
          <w:delText>الموصلون</w:delText>
        </w:r>
        <w:r w:rsidRPr="00AA5F69" w:rsidDel="008502DD">
          <w:rPr>
            <w:rFonts w:asciiTheme="majorBidi" w:hAnsiTheme="majorBidi" w:cstheme="majorBidi"/>
            <w:sz w:val="28"/>
            <w:szCs w:val="28"/>
            <w:rPrChange w:id="934" w:author="Maher" w:date="2026-04-24T00:10:00Z">
              <w:rPr/>
            </w:rPrChange>
          </w:rPr>
          <w:delText xml:space="preserve"> (Delivery Personnel): </w:delText>
        </w:r>
        <w:r w:rsidRPr="00AA5F69" w:rsidDel="008502DD">
          <w:rPr>
            <w:rFonts w:asciiTheme="majorBidi" w:hAnsiTheme="majorBidi" w:cstheme="majorBidi"/>
            <w:sz w:val="28"/>
            <w:szCs w:val="28"/>
            <w:rtl/>
            <w:rPrChange w:id="935" w:author="Maher" w:date="2026-04-24T00:10:00Z">
              <w:rPr>
                <w:rtl/>
              </w:rPr>
            </w:rPrChange>
          </w:rPr>
          <w:delText>وهم حلقة الوصل اللوجستية، ويتم اختيارهم وتدريبهم لضمان نقل الغذاء بطريقة آمنة وصحية، مع تزويدهم بأدوات رقمية لتأكيد عمليات التسليم</w:delText>
        </w:r>
      </w:del>
      <w:del w:id="936" w:author="BASHAR FAISAL" w:date="2026-04-19T16:48:00Z">
        <w:r w:rsidRPr="00AA5F69" w:rsidDel="003F2ECE">
          <w:rPr>
            <w:rFonts w:asciiTheme="majorBidi" w:hAnsiTheme="majorBidi" w:cstheme="majorBidi"/>
            <w:sz w:val="28"/>
            <w:szCs w:val="28"/>
            <w:rPrChange w:id="937" w:author="Maher" w:date="2026-04-24T00:10:00Z">
              <w:rPr/>
            </w:rPrChange>
          </w:rPr>
          <w:delText xml:space="preserve"> </w:delText>
        </w:r>
        <w:r w:rsidR="00D83C89" w:rsidRPr="00AA5F69" w:rsidDel="003F2ECE">
          <w:rPr>
            <w:rFonts w:asciiTheme="majorBidi" w:hAnsiTheme="majorBidi" w:cstheme="majorBidi"/>
            <w:sz w:val="28"/>
            <w:szCs w:val="28"/>
            <w:rPrChange w:id="938" w:author="Maher" w:date="2026-04-24T00:10:00Z">
              <w:rPr/>
            </w:rPrChange>
          </w:rPr>
          <w:delText>(</w:delText>
        </w:r>
        <w:r w:rsidRPr="00AA5F69" w:rsidDel="003F2ECE">
          <w:rPr>
            <w:rFonts w:asciiTheme="majorBidi" w:hAnsiTheme="majorBidi" w:cstheme="majorBidi"/>
            <w:sz w:val="28"/>
            <w:szCs w:val="28"/>
            <w:rPrChange w:id="939" w:author="Maher" w:date="2026-04-24T00:10:00Z">
              <w:rPr/>
            </w:rPrChange>
          </w:rPr>
          <w:delText>12)</w:delText>
        </w:r>
      </w:del>
      <w:del w:id="940" w:author="BASHAR FAISAL" w:date="2026-04-19T17:24:00Z">
        <w:r w:rsidRPr="00AA5F69" w:rsidDel="008502DD">
          <w:rPr>
            <w:rFonts w:asciiTheme="majorBidi" w:hAnsiTheme="majorBidi" w:cstheme="majorBidi"/>
            <w:sz w:val="28"/>
            <w:szCs w:val="28"/>
            <w:rPrChange w:id="941" w:author="Maher" w:date="2026-04-24T00:10:00Z">
              <w:rPr/>
            </w:rPrChange>
          </w:rPr>
          <w:delText>.</w:delText>
        </w:r>
      </w:del>
    </w:p>
    <w:p w:rsidR="001D4C08" w:rsidRPr="00AA5F69" w:rsidDel="008502DD" w:rsidRDefault="001D4C08">
      <w:pPr>
        <w:pStyle w:val="a3"/>
        <w:bidi/>
        <w:jc w:val="both"/>
        <w:rPr>
          <w:del w:id="942" w:author="BASHAR FAISAL" w:date="2026-04-19T17:24:00Z"/>
          <w:rFonts w:asciiTheme="majorBidi" w:hAnsiTheme="majorBidi" w:cstheme="majorBidi"/>
          <w:sz w:val="28"/>
          <w:szCs w:val="28"/>
          <w:rtl/>
          <w:rPrChange w:id="943" w:author="Maher" w:date="2026-04-24T00:10:00Z">
            <w:rPr>
              <w:del w:id="944" w:author="BASHAR FAISAL" w:date="2026-04-19T17:24:00Z"/>
              <w:rtl/>
            </w:rPr>
          </w:rPrChange>
        </w:rPr>
        <w:pPrChange w:id="945" w:author="Maher" w:date="2026-04-24T00:10:00Z">
          <w:pPr>
            <w:bidi/>
            <w:jc w:val="both"/>
          </w:pPr>
        </w:pPrChange>
      </w:pPr>
      <w:del w:id="946" w:author="BASHAR FAISAL" w:date="2026-04-19T17:24:00Z">
        <w:r w:rsidRPr="00AA5F69" w:rsidDel="008502DD">
          <w:rPr>
            <w:rFonts w:asciiTheme="majorBidi" w:hAnsiTheme="majorBidi" w:cstheme="majorBidi"/>
            <w:sz w:val="28"/>
            <w:szCs w:val="28"/>
            <w:rPrChange w:id="947" w:author="Maher" w:date="2026-04-24T00:10:00Z">
              <w:rPr/>
            </w:rPrChange>
          </w:rPr>
          <w:delText xml:space="preserve"> 2.3.8 </w:delText>
        </w:r>
        <w:r w:rsidRPr="00AA5F69" w:rsidDel="008502DD">
          <w:rPr>
            <w:rFonts w:asciiTheme="majorBidi" w:hAnsiTheme="majorBidi" w:cstheme="majorBidi"/>
            <w:sz w:val="28"/>
            <w:szCs w:val="28"/>
            <w:rtl/>
            <w:rPrChange w:id="948" w:author="Maher" w:date="2026-04-24T00:10:00Z">
              <w:rPr>
                <w:rtl/>
              </w:rPr>
            </w:rPrChange>
          </w:rPr>
          <w:delText>الشفافية والمساءلة الرقمية</w:delText>
        </w:r>
        <w:r w:rsidRPr="00AA5F69" w:rsidDel="008502DD">
          <w:rPr>
            <w:rFonts w:asciiTheme="majorBidi" w:hAnsiTheme="majorBidi" w:cstheme="majorBidi"/>
            <w:sz w:val="28"/>
            <w:szCs w:val="28"/>
            <w:rPrChange w:id="949" w:author="Maher" w:date="2026-04-24T00:10:00Z">
              <w:rPr/>
            </w:rPrChange>
          </w:rPr>
          <w:delText xml:space="preserve"> (Transparency &amp; Accountability)</w:delText>
        </w:r>
      </w:del>
    </w:p>
    <w:p w:rsidR="001D4C08" w:rsidRPr="00AA5F69" w:rsidDel="008502DD" w:rsidRDefault="001D4C08">
      <w:pPr>
        <w:pStyle w:val="a3"/>
        <w:bidi/>
        <w:jc w:val="both"/>
        <w:rPr>
          <w:del w:id="950" w:author="BASHAR FAISAL" w:date="2026-04-19T17:24:00Z"/>
          <w:rFonts w:asciiTheme="majorBidi" w:hAnsiTheme="majorBidi" w:cstheme="majorBidi"/>
          <w:sz w:val="28"/>
          <w:szCs w:val="28"/>
          <w:rtl/>
          <w:rPrChange w:id="951" w:author="Maher" w:date="2026-04-24T00:10:00Z">
            <w:rPr>
              <w:del w:id="952" w:author="BASHAR FAISAL" w:date="2026-04-19T17:24:00Z"/>
              <w:rtl/>
            </w:rPr>
          </w:rPrChange>
        </w:rPr>
        <w:pPrChange w:id="953" w:author="Maher" w:date="2026-04-24T00:10:00Z">
          <w:pPr>
            <w:bidi/>
            <w:jc w:val="both"/>
          </w:pPr>
        </w:pPrChange>
      </w:pPr>
      <w:del w:id="954" w:author="BASHAR FAISAL" w:date="2026-04-19T17:24:00Z">
        <w:r w:rsidRPr="00AA5F69" w:rsidDel="008502DD">
          <w:rPr>
            <w:rFonts w:asciiTheme="majorBidi" w:hAnsiTheme="majorBidi" w:cstheme="majorBidi"/>
            <w:sz w:val="28"/>
            <w:szCs w:val="28"/>
            <w:rtl/>
            <w:rPrChange w:id="955" w:author="Maher" w:date="2026-04-24T00:10:00Z">
              <w:rPr>
                <w:rtl/>
              </w:rPr>
            </w:rPrChange>
          </w:rPr>
          <w:delText>تعتبر الشفافية حجر الزاوية في بناء الثقة بين المطاعم، المتبرعين، والمستفيدين</w:delText>
        </w:r>
      </w:del>
      <w:del w:id="956" w:author="BASHAR FAISAL" w:date="2026-04-19T16:48:00Z">
        <w:r w:rsidRPr="00AA5F69" w:rsidDel="003F2ECE">
          <w:rPr>
            <w:rFonts w:asciiTheme="majorBidi" w:hAnsiTheme="majorBidi" w:cstheme="majorBidi"/>
            <w:sz w:val="28"/>
            <w:szCs w:val="28"/>
            <w:rtl/>
            <w:rPrChange w:id="957" w:author="Maher" w:date="2026-04-24T00:10:00Z">
              <w:rPr>
                <w:rtl/>
              </w:rPr>
            </w:rPrChange>
          </w:rPr>
          <w:delText xml:space="preserve"> </w:delText>
        </w:r>
        <w:r w:rsidR="00D83C89" w:rsidRPr="00AA5F69" w:rsidDel="003F2ECE">
          <w:rPr>
            <w:rFonts w:asciiTheme="majorBidi" w:hAnsiTheme="majorBidi" w:cstheme="majorBidi"/>
            <w:sz w:val="28"/>
            <w:szCs w:val="28"/>
            <w:rtl/>
            <w:rPrChange w:id="958" w:author="Maher" w:date="2026-04-24T00:10:00Z">
              <w:rPr>
                <w:rtl/>
              </w:rPr>
            </w:rPrChange>
          </w:rPr>
          <w:delText>(</w:delText>
        </w:r>
        <w:r w:rsidRPr="00AA5F69" w:rsidDel="003F2ECE">
          <w:rPr>
            <w:rFonts w:asciiTheme="majorBidi" w:hAnsiTheme="majorBidi" w:cstheme="majorBidi"/>
            <w:sz w:val="28"/>
            <w:szCs w:val="28"/>
            <w:rtl/>
            <w:rPrChange w:id="959" w:author="Maher" w:date="2026-04-24T00:10:00Z">
              <w:rPr>
                <w:rtl/>
              </w:rPr>
            </w:rPrChange>
          </w:rPr>
          <w:delText>13)</w:delText>
        </w:r>
      </w:del>
      <w:del w:id="960" w:author="BASHAR FAISAL" w:date="2026-04-19T17:24:00Z">
        <w:r w:rsidRPr="00AA5F69" w:rsidDel="008502DD">
          <w:rPr>
            <w:rFonts w:asciiTheme="majorBidi" w:hAnsiTheme="majorBidi" w:cstheme="majorBidi"/>
            <w:sz w:val="28"/>
            <w:szCs w:val="28"/>
            <w:rtl/>
            <w:rPrChange w:id="961" w:author="Maher" w:date="2026-04-24T00:10:00Z">
              <w:rPr>
                <w:rtl/>
              </w:rPr>
            </w:rPrChange>
          </w:rPr>
          <w:delText>. تحقق المنصة ذلك من خلال تقنيات التوثيق الرقمي المتقدمة، مثل استخدام رموز التحقق لمرة واحدة</w:delText>
        </w:r>
        <w:r w:rsidRPr="00AA5F69" w:rsidDel="008502DD">
          <w:rPr>
            <w:rFonts w:asciiTheme="majorBidi" w:hAnsiTheme="majorBidi" w:cstheme="majorBidi"/>
            <w:sz w:val="28"/>
            <w:szCs w:val="28"/>
            <w:rPrChange w:id="962" w:author="Maher" w:date="2026-04-24T00:10:00Z">
              <w:rPr/>
            </w:rPrChange>
          </w:rPr>
          <w:delText xml:space="preserve"> (OTP) </w:delText>
        </w:r>
        <w:r w:rsidRPr="00AA5F69" w:rsidDel="008502DD">
          <w:rPr>
            <w:rFonts w:asciiTheme="majorBidi" w:hAnsiTheme="majorBidi" w:cstheme="majorBidi"/>
            <w:sz w:val="28"/>
            <w:szCs w:val="28"/>
            <w:rtl/>
            <w:rPrChange w:id="963" w:author="Maher" w:date="2026-04-24T00:10:00Z">
              <w:rPr>
                <w:rtl/>
              </w:rPr>
            </w:rPrChange>
          </w:rPr>
          <w:delText>عند كل عملية تسليم واستلام. يتم توثيق كل خطوة في النظام (من رصد الفائض، استلام الموصل، وصوله للمستفيد) في سجلات رقمية غير قابلة للتلاعب</w:delText>
        </w:r>
        <w:r w:rsidRPr="00AA5F69" w:rsidDel="008502DD">
          <w:rPr>
            <w:rFonts w:asciiTheme="majorBidi" w:hAnsiTheme="majorBidi" w:cstheme="majorBidi"/>
            <w:sz w:val="28"/>
            <w:szCs w:val="28"/>
            <w:rPrChange w:id="964" w:author="Maher" w:date="2026-04-24T00:10:00Z">
              <w:rPr/>
            </w:rPrChange>
          </w:rPr>
          <w:delText xml:space="preserve"> (Immutable Logs)</w:delText>
        </w:r>
      </w:del>
      <w:del w:id="965" w:author="BASHAR FAISAL" w:date="2026-04-19T16:48:00Z">
        <w:r w:rsidRPr="00AA5F69" w:rsidDel="003F2ECE">
          <w:rPr>
            <w:rFonts w:asciiTheme="majorBidi" w:hAnsiTheme="majorBidi" w:cstheme="majorBidi"/>
            <w:sz w:val="28"/>
            <w:szCs w:val="28"/>
            <w:rPrChange w:id="966" w:author="Maher" w:date="2026-04-24T00:10:00Z">
              <w:rPr/>
            </w:rPrChange>
          </w:rPr>
          <w:delText xml:space="preserve"> </w:delText>
        </w:r>
        <w:r w:rsidR="00D83C89" w:rsidRPr="00AA5F69" w:rsidDel="003F2ECE">
          <w:rPr>
            <w:rFonts w:asciiTheme="majorBidi" w:hAnsiTheme="majorBidi" w:cstheme="majorBidi"/>
            <w:sz w:val="28"/>
            <w:szCs w:val="28"/>
            <w:rPrChange w:id="967" w:author="Maher" w:date="2026-04-24T00:10:00Z">
              <w:rPr/>
            </w:rPrChange>
          </w:rPr>
          <w:delText>(</w:delText>
        </w:r>
        <w:r w:rsidRPr="00AA5F69" w:rsidDel="003F2ECE">
          <w:rPr>
            <w:rFonts w:asciiTheme="majorBidi" w:hAnsiTheme="majorBidi" w:cstheme="majorBidi"/>
            <w:sz w:val="28"/>
            <w:szCs w:val="28"/>
            <w:rPrChange w:id="968" w:author="Maher" w:date="2026-04-24T00:10:00Z">
              <w:rPr/>
            </w:rPrChange>
          </w:rPr>
          <w:delText>13)</w:delText>
        </w:r>
      </w:del>
      <w:del w:id="969" w:author="BASHAR FAISAL" w:date="2026-04-19T17:24:00Z">
        <w:r w:rsidRPr="00AA5F69" w:rsidDel="008502DD">
          <w:rPr>
            <w:rFonts w:asciiTheme="majorBidi" w:hAnsiTheme="majorBidi" w:cstheme="majorBidi"/>
            <w:sz w:val="28"/>
            <w:szCs w:val="28"/>
            <w:rPrChange w:id="970" w:author="Maher" w:date="2026-04-24T00:10:00Z">
              <w:rPr/>
            </w:rPrChange>
          </w:rPr>
          <w:delText>.</w:delText>
        </w:r>
      </w:del>
    </w:p>
    <w:p w:rsidR="001D4C08" w:rsidRPr="00AA5F69" w:rsidDel="008502DD" w:rsidRDefault="001D4C08">
      <w:pPr>
        <w:pStyle w:val="a3"/>
        <w:bidi/>
        <w:jc w:val="both"/>
        <w:rPr>
          <w:del w:id="971" w:author="BASHAR FAISAL" w:date="2026-04-19T17:24:00Z"/>
          <w:rFonts w:asciiTheme="majorBidi" w:hAnsiTheme="majorBidi" w:cstheme="majorBidi"/>
          <w:sz w:val="28"/>
          <w:szCs w:val="28"/>
          <w:rtl/>
          <w:rPrChange w:id="972" w:author="Maher" w:date="2026-04-24T00:10:00Z">
            <w:rPr>
              <w:del w:id="973" w:author="BASHAR FAISAL" w:date="2026-04-19T17:24:00Z"/>
              <w:rtl/>
            </w:rPr>
          </w:rPrChange>
        </w:rPr>
        <w:pPrChange w:id="974" w:author="Maher" w:date="2026-04-24T00:10:00Z">
          <w:pPr>
            <w:bidi/>
            <w:jc w:val="both"/>
          </w:pPr>
        </w:pPrChange>
      </w:pPr>
      <w:del w:id="975" w:author="BASHAR FAISAL" w:date="2026-04-19T17:24:00Z">
        <w:r w:rsidRPr="00AA5F69" w:rsidDel="008502DD">
          <w:rPr>
            <w:rFonts w:asciiTheme="majorBidi" w:hAnsiTheme="majorBidi" w:cstheme="majorBidi"/>
            <w:sz w:val="28"/>
            <w:szCs w:val="28"/>
            <w:rtl/>
            <w:rPrChange w:id="976" w:author="Maher" w:date="2026-04-24T00:10:00Z">
              <w:rPr>
                <w:rtl/>
              </w:rPr>
            </w:rPrChange>
          </w:rPr>
          <w:delText>هذا التوثيق اللحظي يوفر تقارير دقيقة للجهات الرقابية والمساهمين حول الأثر الاجتماعي الفعلي للمنصة، مثل عدد الوجبات التي تم إنقاذها، عدد الأسر المستفيدة، وكمية الانبعاثات الكربونية التي تم تجنبها. إن المساءلة الرقمية تضمن أن كل "حبة طعام" تخرج من المطعم تصل إلى وجهتها الصحيحة، مما يعزز من مصداقية المشروع ويدعم استمراريته</w:delText>
        </w:r>
      </w:del>
      <w:del w:id="977" w:author="BASHAR FAISAL" w:date="2026-04-19T16:49:00Z">
        <w:r w:rsidRPr="00AA5F69" w:rsidDel="003F2ECE">
          <w:rPr>
            <w:rFonts w:asciiTheme="majorBidi" w:hAnsiTheme="majorBidi" w:cstheme="majorBidi"/>
            <w:sz w:val="28"/>
            <w:szCs w:val="28"/>
            <w:rPrChange w:id="978" w:author="Maher" w:date="2026-04-24T00:10:00Z">
              <w:rPr/>
            </w:rPrChange>
          </w:rPr>
          <w:delText xml:space="preserve"> </w:delText>
        </w:r>
        <w:r w:rsidR="00D83C89" w:rsidRPr="00AA5F69" w:rsidDel="003F2ECE">
          <w:rPr>
            <w:rFonts w:asciiTheme="majorBidi" w:hAnsiTheme="majorBidi" w:cstheme="majorBidi"/>
            <w:sz w:val="28"/>
            <w:szCs w:val="28"/>
            <w:rPrChange w:id="979" w:author="Maher" w:date="2026-04-24T00:10:00Z">
              <w:rPr/>
            </w:rPrChange>
          </w:rPr>
          <w:delText>(</w:delText>
        </w:r>
        <w:r w:rsidRPr="00AA5F69" w:rsidDel="003F2ECE">
          <w:rPr>
            <w:rFonts w:asciiTheme="majorBidi" w:hAnsiTheme="majorBidi" w:cstheme="majorBidi"/>
            <w:sz w:val="28"/>
            <w:szCs w:val="28"/>
            <w:rPrChange w:id="980" w:author="Maher" w:date="2026-04-24T00:10:00Z">
              <w:rPr/>
            </w:rPrChange>
          </w:rPr>
          <w:delText>13)</w:delText>
        </w:r>
      </w:del>
      <w:del w:id="981" w:author="BASHAR FAISAL" w:date="2026-04-19T17:24:00Z">
        <w:r w:rsidRPr="00AA5F69" w:rsidDel="008502DD">
          <w:rPr>
            <w:rFonts w:asciiTheme="majorBidi" w:hAnsiTheme="majorBidi" w:cstheme="majorBidi"/>
            <w:sz w:val="28"/>
            <w:szCs w:val="28"/>
            <w:rPrChange w:id="982" w:author="Maher" w:date="2026-04-24T00:10:00Z">
              <w:rPr/>
            </w:rPrChange>
          </w:rPr>
          <w:delText>.</w:delText>
        </w:r>
      </w:del>
    </w:p>
    <w:p w:rsidR="001D4C08" w:rsidRPr="00AA5F69" w:rsidDel="008502DD" w:rsidRDefault="001D4C08">
      <w:pPr>
        <w:pStyle w:val="a3"/>
        <w:bidi/>
        <w:jc w:val="both"/>
        <w:rPr>
          <w:del w:id="983" w:author="BASHAR FAISAL" w:date="2026-04-19T17:24:00Z"/>
          <w:rFonts w:asciiTheme="majorBidi" w:hAnsiTheme="majorBidi" w:cstheme="majorBidi"/>
          <w:sz w:val="28"/>
          <w:szCs w:val="28"/>
          <w:rtl/>
          <w:rPrChange w:id="984" w:author="Maher" w:date="2026-04-24T00:10:00Z">
            <w:rPr>
              <w:del w:id="985" w:author="BASHAR FAISAL" w:date="2026-04-19T17:24:00Z"/>
              <w:rtl/>
            </w:rPr>
          </w:rPrChange>
        </w:rPr>
        <w:pPrChange w:id="986" w:author="Maher" w:date="2026-04-24T00:10:00Z">
          <w:pPr>
            <w:bidi/>
            <w:jc w:val="both"/>
          </w:pPr>
        </w:pPrChange>
      </w:pPr>
      <w:del w:id="987" w:author="BASHAR FAISAL" w:date="2026-04-19T17:24:00Z">
        <w:r w:rsidRPr="00AA5F69" w:rsidDel="008502DD">
          <w:rPr>
            <w:rFonts w:asciiTheme="majorBidi" w:hAnsiTheme="majorBidi" w:cstheme="majorBidi"/>
            <w:sz w:val="28"/>
            <w:szCs w:val="28"/>
            <w:rPrChange w:id="988" w:author="Maher" w:date="2026-04-24T00:10:00Z">
              <w:rPr/>
            </w:rPrChange>
          </w:rPr>
          <w:delText xml:space="preserve"> 2.3.9 </w:delText>
        </w:r>
        <w:r w:rsidRPr="00AA5F69" w:rsidDel="008502DD">
          <w:rPr>
            <w:rFonts w:asciiTheme="majorBidi" w:hAnsiTheme="majorBidi" w:cstheme="majorBidi"/>
            <w:sz w:val="28"/>
            <w:szCs w:val="28"/>
            <w:rtl/>
            <w:rPrChange w:id="989" w:author="Maher" w:date="2026-04-24T00:10:00Z">
              <w:rPr>
                <w:rtl/>
              </w:rPr>
            </w:rPrChange>
          </w:rPr>
          <w:delText>أخلاقيات الذكاء الاصطناعي في إدارة الغذاء</w:delText>
        </w:r>
        <w:r w:rsidRPr="00AA5F69" w:rsidDel="008502DD">
          <w:rPr>
            <w:rFonts w:asciiTheme="majorBidi" w:hAnsiTheme="majorBidi" w:cstheme="majorBidi"/>
            <w:sz w:val="28"/>
            <w:szCs w:val="28"/>
            <w:rPrChange w:id="990" w:author="Maher" w:date="2026-04-24T00:10:00Z">
              <w:rPr/>
            </w:rPrChange>
          </w:rPr>
          <w:delText xml:space="preserve"> (AI Ethics)</w:delText>
        </w:r>
      </w:del>
    </w:p>
    <w:p w:rsidR="001D4C08" w:rsidRPr="00AA5F69" w:rsidDel="008502DD" w:rsidRDefault="001D4C08">
      <w:pPr>
        <w:pStyle w:val="a3"/>
        <w:bidi/>
        <w:jc w:val="both"/>
        <w:rPr>
          <w:del w:id="991" w:author="BASHAR FAISAL" w:date="2026-04-19T17:24:00Z"/>
          <w:rFonts w:asciiTheme="majorBidi" w:hAnsiTheme="majorBidi" w:cstheme="majorBidi"/>
          <w:sz w:val="28"/>
          <w:szCs w:val="28"/>
          <w:rtl/>
          <w:rPrChange w:id="992" w:author="Maher" w:date="2026-04-24T00:10:00Z">
            <w:rPr>
              <w:del w:id="993" w:author="BASHAR FAISAL" w:date="2026-04-19T17:24:00Z"/>
              <w:rtl/>
            </w:rPr>
          </w:rPrChange>
        </w:rPr>
        <w:pPrChange w:id="994" w:author="Maher" w:date="2026-04-24T00:10:00Z">
          <w:pPr>
            <w:bidi/>
            <w:jc w:val="both"/>
          </w:pPr>
        </w:pPrChange>
      </w:pPr>
      <w:del w:id="995" w:author="BASHAR FAISAL" w:date="2026-04-19T17:24:00Z">
        <w:r w:rsidRPr="00AA5F69" w:rsidDel="008502DD">
          <w:rPr>
            <w:rFonts w:asciiTheme="majorBidi" w:hAnsiTheme="majorBidi" w:cstheme="majorBidi"/>
            <w:sz w:val="28"/>
            <w:szCs w:val="28"/>
            <w:rtl/>
            <w:rPrChange w:id="996" w:author="Maher" w:date="2026-04-24T00:10:00Z">
              <w:rPr>
                <w:rtl/>
              </w:rPr>
            </w:rPrChange>
          </w:rPr>
          <w:delText>نظراً لأن منصة "عاون" تتعامل مع فئات مجتمعية حساسة (المستفيدين) وتستخدم تقنيات مراقبة (الرؤية الحاسوبية)، فإن الالتزام بأخلاقيات الذكاء الاصطناعي يعد جزءاً لا يتجزأ من الإطار النظري للمشروع</w:delText>
        </w:r>
      </w:del>
      <w:del w:id="997" w:author="BASHAR FAISAL" w:date="2026-04-19T16:49:00Z">
        <w:r w:rsidRPr="00AA5F69" w:rsidDel="003F2ECE">
          <w:rPr>
            <w:rFonts w:asciiTheme="majorBidi" w:hAnsiTheme="majorBidi" w:cstheme="majorBidi"/>
            <w:sz w:val="28"/>
            <w:szCs w:val="28"/>
            <w:rtl/>
            <w:rPrChange w:id="998" w:author="Maher" w:date="2026-04-24T00:10:00Z">
              <w:rPr>
                <w:rtl/>
              </w:rPr>
            </w:rPrChange>
          </w:rPr>
          <w:delText xml:space="preserve"> </w:delText>
        </w:r>
        <w:r w:rsidR="00D83C89" w:rsidRPr="00AA5F69" w:rsidDel="003F2ECE">
          <w:rPr>
            <w:rFonts w:asciiTheme="majorBidi" w:hAnsiTheme="majorBidi" w:cstheme="majorBidi"/>
            <w:sz w:val="28"/>
            <w:szCs w:val="28"/>
            <w:rtl/>
            <w:rPrChange w:id="999" w:author="Maher" w:date="2026-04-24T00:10:00Z">
              <w:rPr>
                <w:rtl/>
              </w:rPr>
            </w:rPrChange>
          </w:rPr>
          <w:delText>(</w:delText>
        </w:r>
        <w:r w:rsidRPr="00AA5F69" w:rsidDel="003F2ECE">
          <w:rPr>
            <w:rFonts w:asciiTheme="majorBidi" w:hAnsiTheme="majorBidi" w:cstheme="majorBidi"/>
            <w:sz w:val="28"/>
            <w:szCs w:val="28"/>
            <w:rtl/>
            <w:rPrChange w:id="1000" w:author="Maher" w:date="2026-04-24T00:10:00Z">
              <w:rPr>
                <w:rtl/>
              </w:rPr>
            </w:rPrChange>
          </w:rPr>
          <w:delText>14)</w:delText>
        </w:r>
      </w:del>
      <w:del w:id="1001" w:author="BASHAR FAISAL" w:date="2026-04-19T17:24:00Z">
        <w:r w:rsidRPr="00AA5F69" w:rsidDel="008502DD">
          <w:rPr>
            <w:rFonts w:asciiTheme="majorBidi" w:hAnsiTheme="majorBidi" w:cstheme="majorBidi"/>
            <w:sz w:val="28"/>
            <w:szCs w:val="28"/>
            <w:rtl/>
            <w:rPrChange w:id="1002" w:author="Maher" w:date="2026-04-24T00:10:00Z">
              <w:rPr>
                <w:rtl/>
              </w:rPr>
            </w:rPrChange>
          </w:rPr>
          <w:delText>. يرتكز هذا الجانب على ثلاثة محاور</w:delText>
        </w:r>
        <w:r w:rsidRPr="00AA5F69" w:rsidDel="008502DD">
          <w:rPr>
            <w:rFonts w:asciiTheme="majorBidi" w:hAnsiTheme="majorBidi" w:cstheme="majorBidi"/>
            <w:sz w:val="28"/>
            <w:szCs w:val="28"/>
            <w:rPrChange w:id="1003" w:author="Maher" w:date="2026-04-24T00:10:00Z">
              <w:rPr/>
            </w:rPrChange>
          </w:rPr>
          <w:delText>:</w:delText>
        </w:r>
      </w:del>
    </w:p>
    <w:p w:rsidR="001D4C08" w:rsidRPr="00AA5F69" w:rsidDel="008502DD" w:rsidRDefault="001D4C08">
      <w:pPr>
        <w:pStyle w:val="a3"/>
        <w:bidi/>
        <w:jc w:val="both"/>
        <w:rPr>
          <w:del w:id="1004" w:author="BASHAR FAISAL" w:date="2026-04-19T17:24:00Z"/>
          <w:rFonts w:asciiTheme="majorBidi" w:hAnsiTheme="majorBidi" w:cstheme="majorBidi"/>
          <w:sz w:val="28"/>
          <w:szCs w:val="28"/>
          <w:rtl/>
          <w:rPrChange w:id="1005" w:author="Maher" w:date="2026-04-24T00:10:00Z">
            <w:rPr>
              <w:del w:id="1006" w:author="BASHAR FAISAL" w:date="2026-04-19T17:24:00Z"/>
              <w:rtl/>
            </w:rPr>
          </w:rPrChange>
        </w:rPr>
        <w:pPrChange w:id="1007" w:author="Maher" w:date="2026-04-24T00:10:00Z">
          <w:pPr>
            <w:pStyle w:val="a3"/>
            <w:numPr>
              <w:numId w:val="56"/>
            </w:numPr>
            <w:bidi/>
            <w:ind w:left="360" w:hanging="360"/>
            <w:jc w:val="both"/>
          </w:pPr>
        </w:pPrChange>
      </w:pPr>
      <w:del w:id="1008" w:author="BASHAR FAISAL" w:date="2026-04-19T17:24:00Z">
        <w:r w:rsidRPr="00AA5F69" w:rsidDel="008502DD">
          <w:rPr>
            <w:rFonts w:asciiTheme="majorBidi" w:hAnsiTheme="majorBidi" w:cstheme="majorBidi"/>
            <w:sz w:val="28"/>
            <w:szCs w:val="28"/>
            <w:rtl/>
            <w:rPrChange w:id="1009" w:author="Maher" w:date="2026-04-24T00:10:00Z">
              <w:rPr>
                <w:rtl/>
              </w:rPr>
            </w:rPrChange>
          </w:rPr>
          <w:delText>الخصوصية وحماية البيانات: تلتزم المنصة بتعمية</w:delText>
        </w:r>
        <w:r w:rsidRPr="00AA5F69" w:rsidDel="008502DD">
          <w:rPr>
            <w:rFonts w:asciiTheme="majorBidi" w:hAnsiTheme="majorBidi" w:cstheme="majorBidi"/>
            <w:sz w:val="28"/>
            <w:szCs w:val="28"/>
            <w:rPrChange w:id="1010" w:author="Maher" w:date="2026-04-24T00:10:00Z">
              <w:rPr/>
            </w:rPrChange>
          </w:rPr>
          <w:delText xml:space="preserve"> (Anonymization) </w:delText>
        </w:r>
        <w:r w:rsidRPr="00AA5F69" w:rsidDel="008502DD">
          <w:rPr>
            <w:rFonts w:asciiTheme="majorBidi" w:hAnsiTheme="majorBidi" w:cstheme="majorBidi"/>
            <w:sz w:val="28"/>
            <w:szCs w:val="28"/>
            <w:rtl/>
            <w:rPrChange w:id="1011" w:author="Maher" w:date="2026-04-24T00:10:00Z">
              <w:rPr>
                <w:rtl/>
              </w:rPr>
            </w:rPrChange>
          </w:rPr>
          <w:delText>البيانات البصرية الملتقطة عبر الكاميرات، حيث يتم تحليل "الحالة" فقط دون تخزين صور الوجوه أو البيانات الشخصية للعملاء، بما يتماشى مع قوانين حماية البيانات الشخصية</w:delText>
        </w:r>
        <w:r w:rsidRPr="00AA5F69" w:rsidDel="008502DD">
          <w:rPr>
            <w:rFonts w:asciiTheme="majorBidi" w:hAnsiTheme="majorBidi" w:cstheme="majorBidi"/>
            <w:sz w:val="28"/>
            <w:szCs w:val="28"/>
            <w:rPrChange w:id="1012" w:author="Maher" w:date="2026-04-24T00:10:00Z">
              <w:rPr/>
            </w:rPrChange>
          </w:rPr>
          <w:delText xml:space="preserve"> </w:delText>
        </w:r>
      </w:del>
      <w:del w:id="1013" w:author="BASHAR FAISAL" w:date="2026-04-19T16:50:00Z">
        <w:r w:rsidR="00D83C89" w:rsidRPr="00AA5F69" w:rsidDel="003F2ECE">
          <w:rPr>
            <w:rFonts w:asciiTheme="majorBidi" w:hAnsiTheme="majorBidi" w:cstheme="majorBidi"/>
            <w:sz w:val="28"/>
            <w:szCs w:val="28"/>
            <w:rPrChange w:id="1014" w:author="Maher" w:date="2026-04-24T00:10:00Z">
              <w:rPr/>
            </w:rPrChange>
          </w:rPr>
          <w:delText>(</w:delText>
        </w:r>
        <w:r w:rsidRPr="00AA5F69" w:rsidDel="003F2ECE">
          <w:rPr>
            <w:rFonts w:asciiTheme="majorBidi" w:hAnsiTheme="majorBidi" w:cstheme="majorBidi"/>
            <w:sz w:val="28"/>
            <w:szCs w:val="28"/>
            <w:rPrChange w:id="1015" w:author="Maher" w:date="2026-04-24T00:10:00Z">
              <w:rPr/>
            </w:rPrChange>
          </w:rPr>
          <w:delText>14)</w:delText>
        </w:r>
      </w:del>
      <w:del w:id="1016" w:author="BASHAR FAISAL" w:date="2026-04-19T17:24:00Z">
        <w:r w:rsidRPr="00AA5F69" w:rsidDel="008502DD">
          <w:rPr>
            <w:rFonts w:asciiTheme="majorBidi" w:hAnsiTheme="majorBidi" w:cstheme="majorBidi"/>
            <w:sz w:val="28"/>
            <w:szCs w:val="28"/>
            <w:rPrChange w:id="1017" w:author="Maher" w:date="2026-04-24T00:10:00Z">
              <w:rPr/>
            </w:rPrChange>
          </w:rPr>
          <w:delText>.</w:delText>
        </w:r>
      </w:del>
    </w:p>
    <w:p w:rsidR="001D4C08" w:rsidRPr="00AA5F69" w:rsidDel="008502DD" w:rsidRDefault="001D4C08">
      <w:pPr>
        <w:pStyle w:val="a3"/>
        <w:bidi/>
        <w:jc w:val="both"/>
        <w:rPr>
          <w:del w:id="1018" w:author="BASHAR FAISAL" w:date="2026-04-19T17:24:00Z"/>
          <w:rFonts w:asciiTheme="majorBidi" w:hAnsiTheme="majorBidi" w:cstheme="majorBidi"/>
          <w:sz w:val="28"/>
          <w:szCs w:val="28"/>
          <w:rtl/>
          <w:rPrChange w:id="1019" w:author="Maher" w:date="2026-04-24T00:10:00Z">
            <w:rPr>
              <w:del w:id="1020" w:author="BASHAR FAISAL" w:date="2026-04-19T17:24:00Z"/>
              <w:rtl/>
            </w:rPr>
          </w:rPrChange>
        </w:rPr>
        <w:pPrChange w:id="1021" w:author="Maher" w:date="2026-04-24T00:10:00Z">
          <w:pPr>
            <w:pStyle w:val="a3"/>
            <w:numPr>
              <w:numId w:val="56"/>
            </w:numPr>
            <w:bidi/>
            <w:ind w:left="360" w:hanging="360"/>
            <w:jc w:val="both"/>
          </w:pPr>
        </w:pPrChange>
      </w:pPr>
      <w:del w:id="1022" w:author="BASHAR FAISAL" w:date="2026-04-19T17:24:00Z">
        <w:r w:rsidRPr="00AA5F69" w:rsidDel="008502DD">
          <w:rPr>
            <w:rFonts w:asciiTheme="majorBidi" w:hAnsiTheme="majorBidi" w:cstheme="majorBidi"/>
            <w:sz w:val="28"/>
            <w:szCs w:val="28"/>
            <w:rtl/>
            <w:rPrChange w:id="1023" w:author="Maher" w:date="2026-04-24T00:10:00Z">
              <w:rPr>
                <w:rtl/>
              </w:rPr>
            </w:rPrChange>
          </w:rPr>
          <w:delText>العدالة وعدم التحيز: تضمن خوارزميات توزيع الفائض عدم وجود أي تحيز ضد فئات معينة، حيث تعتمد الأولوية على معايير الحاجة والوقت الجغرافي فقط، مما يحقق مبدأ العدالة الرقمية</w:delText>
        </w:r>
        <w:r w:rsidRPr="00AA5F69" w:rsidDel="008502DD">
          <w:rPr>
            <w:rFonts w:asciiTheme="majorBidi" w:hAnsiTheme="majorBidi" w:cstheme="majorBidi"/>
            <w:sz w:val="28"/>
            <w:szCs w:val="28"/>
            <w:rPrChange w:id="1024" w:author="Maher" w:date="2026-04-24T00:10:00Z">
              <w:rPr/>
            </w:rPrChange>
          </w:rPr>
          <w:delText xml:space="preserve"> </w:delText>
        </w:r>
      </w:del>
      <w:del w:id="1025" w:author="BASHAR FAISAL" w:date="2026-04-19T16:50:00Z">
        <w:r w:rsidR="00D83C89" w:rsidRPr="00AA5F69" w:rsidDel="003F2ECE">
          <w:rPr>
            <w:rFonts w:asciiTheme="majorBidi" w:hAnsiTheme="majorBidi" w:cstheme="majorBidi"/>
            <w:sz w:val="28"/>
            <w:szCs w:val="28"/>
            <w:rPrChange w:id="1026" w:author="Maher" w:date="2026-04-24T00:10:00Z">
              <w:rPr/>
            </w:rPrChange>
          </w:rPr>
          <w:delText>(</w:delText>
        </w:r>
        <w:r w:rsidRPr="00AA5F69" w:rsidDel="003F2ECE">
          <w:rPr>
            <w:rFonts w:asciiTheme="majorBidi" w:hAnsiTheme="majorBidi" w:cstheme="majorBidi"/>
            <w:sz w:val="28"/>
            <w:szCs w:val="28"/>
            <w:rPrChange w:id="1027" w:author="Maher" w:date="2026-04-24T00:10:00Z">
              <w:rPr/>
            </w:rPrChange>
          </w:rPr>
          <w:delText>14)</w:delText>
        </w:r>
      </w:del>
      <w:del w:id="1028" w:author="BASHAR FAISAL" w:date="2026-04-19T17:24:00Z">
        <w:r w:rsidRPr="00AA5F69" w:rsidDel="008502DD">
          <w:rPr>
            <w:rFonts w:asciiTheme="majorBidi" w:hAnsiTheme="majorBidi" w:cstheme="majorBidi"/>
            <w:sz w:val="28"/>
            <w:szCs w:val="28"/>
            <w:rPrChange w:id="1029" w:author="Maher" w:date="2026-04-24T00:10:00Z">
              <w:rPr/>
            </w:rPrChange>
          </w:rPr>
          <w:delText>.</w:delText>
        </w:r>
      </w:del>
    </w:p>
    <w:p w:rsidR="001D4C08" w:rsidRPr="00AA5F69" w:rsidRDefault="001D4C08">
      <w:pPr>
        <w:pStyle w:val="a3"/>
        <w:numPr>
          <w:ilvl w:val="0"/>
          <w:numId w:val="67"/>
        </w:numPr>
        <w:bidi/>
        <w:jc w:val="both"/>
        <w:rPr>
          <w:rFonts w:asciiTheme="majorBidi" w:hAnsiTheme="majorBidi" w:cstheme="majorBidi"/>
          <w:sz w:val="28"/>
          <w:szCs w:val="28"/>
          <w:rtl/>
          <w:rPrChange w:id="1030" w:author="Maher" w:date="2026-04-24T00:10:00Z">
            <w:rPr>
              <w:rtl/>
            </w:rPr>
          </w:rPrChange>
        </w:rPr>
        <w:pPrChange w:id="1031" w:author="Maher" w:date="2026-04-24T00:10:00Z">
          <w:pPr>
            <w:pStyle w:val="a3"/>
            <w:numPr>
              <w:numId w:val="56"/>
            </w:numPr>
            <w:bidi/>
            <w:ind w:left="360" w:hanging="360"/>
            <w:jc w:val="both"/>
          </w:pPr>
        </w:pPrChange>
      </w:pPr>
      <w:del w:id="1032" w:author="BASHAR FAISAL" w:date="2026-04-19T17:24:00Z">
        <w:r w:rsidRPr="00AA5F69" w:rsidDel="008502DD">
          <w:rPr>
            <w:rFonts w:asciiTheme="majorBidi" w:hAnsiTheme="majorBidi" w:cstheme="majorBidi"/>
            <w:sz w:val="28"/>
            <w:szCs w:val="28"/>
            <w:rtl/>
            <w:rPrChange w:id="1033" w:author="Maher" w:date="2026-04-24T00:10:00Z">
              <w:rPr>
                <w:rtl/>
              </w:rPr>
            </w:rPrChange>
          </w:rPr>
          <w:delText>الكرامة الإنسانية: تم تصميم واجهات المستفيدين والمساعد الذكي بلغة تحترم كرامة المستخدم، مع ضمان سرية استلام المعونات، مما يقلل من الوصمة الاجتماعية المرتبطة بطلب المساعدة</w:delText>
        </w:r>
        <w:r w:rsidRPr="00AA5F69" w:rsidDel="008502DD">
          <w:rPr>
            <w:rFonts w:asciiTheme="majorBidi" w:hAnsiTheme="majorBidi" w:cstheme="majorBidi"/>
            <w:sz w:val="28"/>
            <w:szCs w:val="28"/>
            <w:rPrChange w:id="1034" w:author="Maher" w:date="2026-04-24T00:10:00Z">
              <w:rPr/>
            </w:rPrChange>
          </w:rPr>
          <w:delText xml:space="preserve"> </w:delText>
        </w:r>
      </w:del>
      <w:del w:id="1035" w:author="BASHAR FAISAL" w:date="2026-04-19T16:50:00Z">
        <w:r w:rsidR="00D83C89" w:rsidRPr="00AA5F69" w:rsidDel="003F2ECE">
          <w:rPr>
            <w:rFonts w:asciiTheme="majorBidi" w:hAnsiTheme="majorBidi" w:cstheme="majorBidi"/>
            <w:sz w:val="28"/>
            <w:szCs w:val="28"/>
            <w:rPrChange w:id="1036" w:author="Maher" w:date="2026-04-24T00:10:00Z">
              <w:rPr/>
            </w:rPrChange>
          </w:rPr>
          <w:delText>(</w:delText>
        </w:r>
        <w:r w:rsidRPr="00AA5F69" w:rsidDel="003F2ECE">
          <w:rPr>
            <w:rFonts w:asciiTheme="majorBidi" w:hAnsiTheme="majorBidi" w:cstheme="majorBidi"/>
            <w:sz w:val="28"/>
            <w:szCs w:val="28"/>
            <w:rPrChange w:id="1037" w:author="Maher" w:date="2026-04-24T00:10:00Z">
              <w:rPr/>
            </w:rPrChange>
          </w:rPr>
          <w:delText>14)</w:delText>
        </w:r>
      </w:del>
      <w:del w:id="1038" w:author="BASHAR FAISAL" w:date="2026-04-19T17:24:00Z">
        <w:r w:rsidRPr="00AA5F69" w:rsidDel="008502DD">
          <w:rPr>
            <w:rFonts w:asciiTheme="majorBidi" w:hAnsiTheme="majorBidi" w:cstheme="majorBidi"/>
            <w:sz w:val="28"/>
            <w:szCs w:val="28"/>
            <w:rPrChange w:id="1039" w:author="Maher" w:date="2026-04-24T00:10:00Z">
              <w:rPr/>
            </w:rPrChange>
          </w:rPr>
          <w:delText>.</w:delText>
        </w:r>
      </w:del>
    </w:p>
    <w:p w:rsidR="001D4C08" w:rsidRPr="00AA5F69" w:rsidRDefault="001D4C08" w:rsidP="008A3690">
      <w:pPr>
        <w:bidi/>
        <w:jc w:val="both"/>
        <w:rPr>
          <w:rFonts w:asciiTheme="majorBidi" w:hAnsiTheme="majorBidi" w:cstheme="majorBidi"/>
          <w:b/>
          <w:bCs/>
          <w:sz w:val="28"/>
          <w:szCs w:val="28"/>
          <w:rtl/>
          <w:rPrChange w:id="1040" w:author="Maher" w:date="2026-04-24T00:10:00Z">
            <w:rPr>
              <w:rFonts w:ascii="Traditional Arabic" w:hAnsi="Traditional Arabic" w:cs="Traditional Arabic"/>
              <w:b/>
              <w:bCs/>
              <w:sz w:val="28"/>
              <w:szCs w:val="28"/>
              <w:rtl/>
            </w:rPr>
          </w:rPrChange>
        </w:rPr>
      </w:pPr>
      <w:r w:rsidRPr="00AA5F69">
        <w:rPr>
          <w:rFonts w:asciiTheme="majorBidi" w:hAnsiTheme="majorBidi" w:cstheme="majorBidi"/>
          <w:b/>
          <w:bCs/>
          <w:sz w:val="28"/>
          <w:szCs w:val="28"/>
          <w:rPrChange w:id="1041" w:author="Maher" w:date="2026-04-24T00:10:00Z">
            <w:rPr>
              <w:rFonts w:ascii="Traditional Arabic" w:hAnsi="Traditional Arabic" w:cs="Traditional Arabic"/>
              <w:b/>
              <w:bCs/>
              <w:sz w:val="28"/>
              <w:szCs w:val="28"/>
            </w:rPr>
          </w:rPrChange>
        </w:rPr>
        <w:t>2.</w:t>
      </w:r>
      <w:del w:id="1042" w:author="BASHAR FAISAL" w:date="2026-04-19T17:24:00Z">
        <w:r w:rsidRPr="00AA5F69" w:rsidDel="008502DD">
          <w:rPr>
            <w:rFonts w:asciiTheme="majorBidi" w:hAnsiTheme="majorBidi" w:cstheme="majorBidi"/>
            <w:b/>
            <w:bCs/>
            <w:sz w:val="28"/>
            <w:szCs w:val="28"/>
            <w:rPrChange w:id="1043" w:author="Maher" w:date="2026-04-24T00:10:00Z">
              <w:rPr>
                <w:rFonts w:ascii="Traditional Arabic" w:hAnsi="Traditional Arabic" w:cs="Traditional Arabic"/>
                <w:b/>
                <w:bCs/>
                <w:sz w:val="28"/>
                <w:szCs w:val="28"/>
              </w:rPr>
            </w:rPrChange>
          </w:rPr>
          <w:delText xml:space="preserve">4 </w:delText>
        </w:r>
      </w:del>
      <w:ins w:id="1044" w:author="BASHAR FAISAL" w:date="2026-04-19T17:24:00Z">
        <w:r w:rsidR="008502DD" w:rsidRPr="00AA5F69">
          <w:rPr>
            <w:rFonts w:asciiTheme="majorBidi" w:hAnsiTheme="majorBidi" w:cstheme="majorBidi"/>
            <w:b/>
            <w:bCs/>
            <w:sz w:val="28"/>
            <w:szCs w:val="28"/>
            <w:rPrChange w:id="1045" w:author="Maher" w:date="2026-04-24T00:10:00Z">
              <w:rPr>
                <w:rFonts w:ascii="Traditional Arabic" w:hAnsi="Traditional Arabic" w:cs="Traditional Arabic"/>
                <w:b/>
                <w:bCs/>
                <w:sz w:val="28"/>
                <w:szCs w:val="28"/>
              </w:rPr>
            </w:rPrChange>
          </w:rPr>
          <w:t xml:space="preserve">3 </w:t>
        </w:r>
      </w:ins>
      <w:r w:rsidRPr="00AA5F69">
        <w:rPr>
          <w:rFonts w:asciiTheme="majorBidi" w:hAnsiTheme="majorBidi" w:cstheme="majorBidi"/>
          <w:b/>
          <w:bCs/>
          <w:sz w:val="28"/>
          <w:szCs w:val="28"/>
          <w:rtl/>
          <w:rPrChange w:id="1046" w:author="Maher" w:date="2026-04-24T00:10:00Z">
            <w:rPr>
              <w:rFonts w:ascii="Traditional Arabic" w:hAnsi="Traditional Arabic" w:cs="Traditional Arabic"/>
              <w:b/>
              <w:bCs/>
              <w:sz w:val="28"/>
              <w:szCs w:val="28"/>
              <w:rtl/>
            </w:rPr>
          </w:rPrChange>
        </w:rPr>
        <w:t>الأدوات البرمجية المستخدمة</w:t>
      </w:r>
      <w:r w:rsidRPr="00AA5F69">
        <w:rPr>
          <w:rFonts w:asciiTheme="majorBidi" w:hAnsiTheme="majorBidi" w:cstheme="majorBidi"/>
          <w:b/>
          <w:bCs/>
          <w:sz w:val="28"/>
          <w:szCs w:val="28"/>
          <w:rPrChange w:id="1047" w:author="Maher" w:date="2026-04-24T00:10:00Z">
            <w:rPr>
              <w:rFonts w:ascii="Traditional Arabic" w:hAnsi="Traditional Arabic" w:cs="Traditional Arabic"/>
              <w:b/>
              <w:bCs/>
              <w:sz w:val="28"/>
              <w:szCs w:val="28"/>
            </w:rPr>
          </w:rPrChange>
        </w:rPr>
        <w:t xml:space="preserve"> (Software Tools)</w:t>
      </w:r>
    </w:p>
    <w:p w:rsidR="00FB68D9" w:rsidRPr="00AA5F69" w:rsidRDefault="008A3690" w:rsidP="005F6ECA">
      <w:pPr>
        <w:bidi/>
        <w:jc w:val="both"/>
        <w:rPr>
          <w:ins w:id="1048" w:author="BASHAR FAISAL" w:date="2026-04-19T18:03:00Z"/>
          <w:rFonts w:asciiTheme="majorBidi" w:hAnsiTheme="majorBidi" w:cstheme="majorBidi"/>
          <w:sz w:val="28"/>
          <w:szCs w:val="28"/>
          <w:rtl/>
          <w:rPrChange w:id="1049" w:author="Maher" w:date="2026-04-24T00:10:00Z">
            <w:rPr>
              <w:ins w:id="1050" w:author="BASHAR FAISAL" w:date="2026-04-19T18:03:00Z"/>
              <w:rFonts w:ascii="Traditional Arabic" w:hAnsi="Traditional Arabic" w:cs="Traditional Arabic"/>
              <w:sz w:val="28"/>
              <w:szCs w:val="28"/>
              <w:rtl/>
            </w:rPr>
          </w:rPrChange>
        </w:rPr>
      </w:pPr>
      <w:ins w:id="1051" w:author="Maher" w:date="2026-04-24T19:01:00Z">
        <w:r>
          <w:rPr>
            <w:rFonts w:asciiTheme="majorBidi" w:hAnsiTheme="majorBidi" w:cstheme="majorBidi" w:hint="cs"/>
            <w:sz w:val="28"/>
            <w:szCs w:val="28"/>
            <w:rtl/>
          </w:rPr>
          <w:t xml:space="preserve">      </w:t>
        </w:r>
      </w:ins>
      <w:r w:rsidR="001D4C08" w:rsidRPr="00AA5F69">
        <w:rPr>
          <w:rFonts w:asciiTheme="majorBidi" w:hAnsiTheme="majorBidi" w:cstheme="majorBidi"/>
          <w:sz w:val="28"/>
          <w:szCs w:val="28"/>
          <w:rtl/>
          <w:rPrChange w:id="1052" w:author="Maher" w:date="2026-04-24T00:10:00Z">
            <w:rPr>
              <w:rFonts w:ascii="Traditional Arabic" w:hAnsi="Traditional Arabic" w:cs="Traditional Arabic"/>
              <w:sz w:val="28"/>
              <w:szCs w:val="28"/>
              <w:rtl/>
            </w:rPr>
          </w:rPrChange>
        </w:rPr>
        <w:t>لضمان بناء منصة "عاون" كحل تقني قوي، مرن، وقابل للتوسع، تم اختيار حزمة من الأدوات والتقنيات البرمجية الحديثة التي تتناسب مع المتطلبات الوظيفية وغير الوظيفية للمشروع</w:t>
      </w:r>
      <w:del w:id="1053" w:author="BASHAR FAISAL" w:date="2026-04-19T16:51:00Z">
        <w:r w:rsidR="001D4C08" w:rsidRPr="00AA5F69" w:rsidDel="003F2ECE">
          <w:rPr>
            <w:rFonts w:asciiTheme="majorBidi" w:hAnsiTheme="majorBidi" w:cstheme="majorBidi"/>
            <w:sz w:val="28"/>
            <w:szCs w:val="28"/>
            <w:rtl/>
            <w:rPrChange w:id="1054" w:author="Maher" w:date="2026-04-24T00:10:00Z">
              <w:rPr>
                <w:rFonts w:ascii="Traditional Arabic" w:hAnsi="Traditional Arabic" w:cs="Traditional Arabic"/>
                <w:sz w:val="28"/>
                <w:szCs w:val="28"/>
                <w:rtl/>
              </w:rPr>
            </w:rPrChange>
          </w:rPr>
          <w:delText xml:space="preserve"> </w:delText>
        </w:r>
        <w:r w:rsidR="00D83C89" w:rsidRPr="00AA5F69" w:rsidDel="003F2ECE">
          <w:rPr>
            <w:rFonts w:asciiTheme="majorBidi" w:hAnsiTheme="majorBidi" w:cstheme="majorBidi"/>
            <w:sz w:val="28"/>
            <w:szCs w:val="28"/>
            <w:rtl/>
            <w:rPrChange w:id="1055" w:author="Maher" w:date="2026-04-24T00:10:00Z">
              <w:rPr>
                <w:rFonts w:ascii="Traditional Arabic" w:hAnsi="Traditional Arabic" w:cs="Traditional Arabic"/>
                <w:sz w:val="28"/>
                <w:szCs w:val="28"/>
                <w:rtl/>
              </w:rPr>
            </w:rPrChange>
          </w:rPr>
          <w:delText>(</w:delText>
        </w:r>
        <w:r w:rsidR="001D4C08" w:rsidRPr="00AA5F69" w:rsidDel="003F2ECE">
          <w:rPr>
            <w:rFonts w:asciiTheme="majorBidi" w:hAnsiTheme="majorBidi" w:cstheme="majorBidi"/>
            <w:sz w:val="28"/>
            <w:szCs w:val="28"/>
            <w:rtl/>
            <w:rPrChange w:id="1056" w:author="Maher" w:date="2026-04-24T00:10:00Z">
              <w:rPr>
                <w:rFonts w:ascii="Traditional Arabic" w:hAnsi="Traditional Arabic" w:cs="Traditional Arabic"/>
                <w:sz w:val="28"/>
                <w:szCs w:val="28"/>
                <w:rtl/>
              </w:rPr>
            </w:rPrChange>
          </w:rPr>
          <w:delText>5)</w:delText>
        </w:r>
      </w:del>
      <w:r w:rsidR="001D4C08" w:rsidRPr="00AA5F69">
        <w:rPr>
          <w:rFonts w:asciiTheme="majorBidi" w:hAnsiTheme="majorBidi" w:cstheme="majorBidi"/>
          <w:sz w:val="28"/>
          <w:szCs w:val="28"/>
          <w:rtl/>
          <w:rPrChange w:id="1057" w:author="Maher" w:date="2026-04-24T00:10:00Z">
            <w:rPr>
              <w:rFonts w:ascii="Traditional Arabic" w:hAnsi="Traditional Arabic" w:cs="Traditional Arabic"/>
              <w:sz w:val="28"/>
              <w:szCs w:val="28"/>
              <w:rtl/>
            </w:rPr>
          </w:rPrChange>
        </w:rPr>
        <w:t>. يوضح هذا القسم المبررات التقنية وراء اختيار كل أداة ودورها في بنية النظام الكلية</w:t>
      </w:r>
      <w:r w:rsidR="001D4C08" w:rsidRPr="00AA5F69">
        <w:rPr>
          <w:rFonts w:asciiTheme="majorBidi" w:hAnsiTheme="majorBidi" w:cstheme="majorBidi"/>
          <w:sz w:val="28"/>
          <w:szCs w:val="28"/>
          <w:rPrChange w:id="1058" w:author="Maher" w:date="2026-04-24T00:10:00Z">
            <w:rPr>
              <w:rFonts w:ascii="Traditional Arabic" w:hAnsi="Traditional Arabic" w:cs="Traditional Arabic"/>
              <w:sz w:val="28"/>
              <w:szCs w:val="28"/>
            </w:rPr>
          </w:rPrChange>
        </w:rPr>
        <w:t>.</w:t>
      </w:r>
    </w:p>
    <w:p w:rsidR="00A229E8" w:rsidRPr="00AA5F69" w:rsidDel="00A229E8" w:rsidRDefault="00FB68D9" w:rsidP="008779A9">
      <w:pPr>
        <w:bidi/>
        <w:jc w:val="both"/>
        <w:rPr>
          <w:del w:id="1059" w:author="BASHAR FAISAL" w:date="2026-04-19T17:39:00Z"/>
          <w:rFonts w:asciiTheme="majorBidi" w:hAnsiTheme="majorBidi" w:cstheme="majorBidi"/>
          <w:sz w:val="28"/>
          <w:szCs w:val="28"/>
          <w:rPrChange w:id="1060" w:author="Maher" w:date="2026-04-24T00:10:00Z">
            <w:rPr>
              <w:del w:id="1061" w:author="BASHAR FAISAL" w:date="2026-04-19T17:39:00Z"/>
              <w:rFonts w:ascii="Traditional Arabic" w:hAnsi="Traditional Arabic" w:cs="Traditional Arabic"/>
              <w:sz w:val="28"/>
              <w:szCs w:val="28"/>
            </w:rPr>
          </w:rPrChange>
        </w:rPr>
      </w:pPr>
      <w:ins w:id="1062" w:author="BASHAR FAISAL" w:date="2026-04-19T17:55:00Z">
        <w:r w:rsidRPr="00AA5F69">
          <w:rPr>
            <w:rFonts w:asciiTheme="majorBidi" w:hAnsiTheme="majorBidi" w:cstheme="majorBidi"/>
            <w:sz w:val="28"/>
            <w:szCs w:val="28"/>
            <w:rtl/>
            <w:rPrChange w:id="1063" w:author="Maher" w:date="2026-04-24T00:10:00Z">
              <w:rPr>
                <w:rFonts w:ascii="Traditional Arabic" w:hAnsi="Traditional Arabic" w:cs="Traditional Arabic"/>
                <w:sz w:val="28"/>
                <w:szCs w:val="28"/>
                <w:rtl/>
              </w:rPr>
            </w:rPrChange>
          </w:rPr>
          <w:t>2.3.1</w:t>
        </w:r>
      </w:ins>
      <w:ins w:id="1064" w:author="BASHAR FAISAL" w:date="2026-04-19T17:37:00Z">
        <w:r w:rsidR="00A229E8" w:rsidRPr="00AA5F69">
          <w:rPr>
            <w:rFonts w:asciiTheme="majorBidi" w:hAnsiTheme="majorBidi" w:cstheme="majorBidi"/>
            <w:sz w:val="28"/>
            <w:szCs w:val="28"/>
            <w:rtl/>
            <w:rPrChange w:id="1065" w:author="Maher" w:date="2026-04-24T00:10:00Z">
              <w:rPr>
                <w:rFonts w:ascii="Traditional Arabic" w:hAnsi="Traditional Arabic" w:cs="Traditional Arabic"/>
                <w:sz w:val="28"/>
                <w:szCs w:val="28"/>
                <w:rtl/>
              </w:rPr>
            </w:rPrChange>
          </w:rPr>
          <w:t xml:space="preserve"> بيئة التطوير (</w:t>
        </w:r>
        <w:r w:rsidR="00A229E8" w:rsidRPr="00AA5F69">
          <w:rPr>
            <w:rFonts w:asciiTheme="majorBidi" w:hAnsiTheme="majorBidi" w:cstheme="majorBidi"/>
            <w:sz w:val="28"/>
            <w:szCs w:val="28"/>
            <w:rPrChange w:id="1066" w:author="Maher" w:date="2026-04-24T00:10:00Z">
              <w:rPr>
                <w:rFonts w:ascii="Traditional Arabic" w:hAnsi="Traditional Arabic" w:cs="Traditional Arabic"/>
                <w:sz w:val="28"/>
                <w:szCs w:val="28"/>
              </w:rPr>
            </w:rPrChange>
          </w:rPr>
          <w:t>Flutter, Next.js, Django</w:t>
        </w:r>
        <w:r w:rsidR="00A229E8" w:rsidRPr="00AA5F69">
          <w:rPr>
            <w:rFonts w:asciiTheme="majorBidi" w:hAnsiTheme="majorBidi" w:cstheme="majorBidi"/>
            <w:sz w:val="28"/>
            <w:szCs w:val="28"/>
            <w:rtl/>
            <w:rPrChange w:id="1067" w:author="Maher" w:date="2026-04-24T00:10:00Z">
              <w:rPr>
                <w:rFonts w:ascii="Traditional Arabic" w:hAnsi="Traditional Arabic" w:cs="Traditional Arabic"/>
                <w:sz w:val="28"/>
                <w:szCs w:val="28"/>
                <w:rtl/>
              </w:rPr>
            </w:rPrChange>
          </w:rPr>
          <w:t>)</w:t>
        </w:r>
      </w:ins>
    </w:p>
    <w:p w:rsidR="00A229E8" w:rsidRPr="00AA5F69" w:rsidRDefault="00A229E8">
      <w:pPr>
        <w:bidi/>
        <w:jc w:val="both"/>
        <w:rPr>
          <w:ins w:id="1068" w:author="BASHAR FAISAL" w:date="2026-04-19T17:39:00Z"/>
          <w:rFonts w:asciiTheme="majorBidi" w:hAnsiTheme="majorBidi" w:cstheme="majorBidi"/>
          <w:sz w:val="28"/>
          <w:szCs w:val="28"/>
          <w:rtl/>
          <w:rPrChange w:id="1069" w:author="Maher" w:date="2026-04-24T00:10:00Z">
            <w:rPr>
              <w:ins w:id="1070" w:author="BASHAR FAISAL" w:date="2026-04-19T17:39:00Z"/>
              <w:rFonts w:ascii="Traditional Arabic" w:hAnsi="Traditional Arabic" w:cs="Traditional Arabic"/>
              <w:sz w:val="28"/>
              <w:szCs w:val="28"/>
              <w:rtl/>
            </w:rPr>
          </w:rPrChange>
        </w:rPr>
        <w:pPrChange w:id="1071" w:author="Maher" w:date="2026-04-24T00:10:00Z">
          <w:pPr>
            <w:bidi/>
            <w:jc w:val="both"/>
          </w:pPr>
        </w:pPrChange>
      </w:pPr>
    </w:p>
    <w:p w:rsidR="001D4C08" w:rsidRPr="00AA5F69" w:rsidRDefault="001D4C08">
      <w:pPr>
        <w:pStyle w:val="a3"/>
        <w:numPr>
          <w:ilvl w:val="0"/>
          <w:numId w:val="69"/>
        </w:numPr>
        <w:bidi/>
        <w:jc w:val="both"/>
        <w:rPr>
          <w:rFonts w:asciiTheme="majorBidi" w:hAnsiTheme="majorBidi" w:cstheme="majorBidi"/>
          <w:sz w:val="28"/>
          <w:szCs w:val="28"/>
          <w:rtl/>
          <w:rPrChange w:id="1072" w:author="Maher" w:date="2026-04-24T00:10:00Z">
            <w:rPr>
              <w:rFonts w:ascii="Traditional Arabic" w:hAnsi="Traditional Arabic" w:cs="Traditional Arabic"/>
              <w:b/>
              <w:bCs/>
              <w:sz w:val="28"/>
              <w:szCs w:val="28"/>
              <w:rtl/>
            </w:rPr>
          </w:rPrChange>
        </w:rPr>
        <w:pPrChange w:id="1073" w:author="Maher" w:date="2026-04-24T00:10:00Z">
          <w:pPr>
            <w:bidi/>
            <w:jc w:val="both"/>
          </w:pPr>
        </w:pPrChange>
      </w:pPr>
      <w:del w:id="1074" w:author="BASHAR FAISAL" w:date="2026-04-19T17:42:00Z">
        <w:r w:rsidRPr="00AA5F69" w:rsidDel="00AB4FBD">
          <w:rPr>
            <w:rFonts w:asciiTheme="majorBidi" w:hAnsiTheme="majorBidi" w:cstheme="majorBidi"/>
            <w:sz w:val="28"/>
            <w:szCs w:val="28"/>
            <w:rPrChange w:id="1075" w:author="Maher" w:date="2026-04-24T00:10:00Z">
              <w:rPr>
                <w:rFonts w:ascii="Traditional Arabic" w:hAnsi="Traditional Arabic" w:cs="Traditional Arabic"/>
                <w:sz w:val="28"/>
                <w:szCs w:val="28"/>
              </w:rPr>
            </w:rPrChange>
          </w:rPr>
          <w:delText xml:space="preserve"> </w:delText>
        </w:r>
      </w:del>
      <w:del w:id="1076" w:author="BASHAR FAISAL" w:date="2026-04-19T17:36:00Z">
        <w:r w:rsidRPr="00AA5F69" w:rsidDel="00A229E8">
          <w:rPr>
            <w:rFonts w:asciiTheme="majorBidi" w:hAnsiTheme="majorBidi" w:cstheme="majorBidi"/>
            <w:sz w:val="28"/>
            <w:szCs w:val="28"/>
            <w:rPrChange w:id="1077" w:author="Maher" w:date="2026-04-24T00:10:00Z">
              <w:rPr>
                <w:rFonts w:ascii="Traditional Arabic" w:hAnsi="Traditional Arabic" w:cs="Traditional Arabic"/>
                <w:b/>
                <w:bCs/>
                <w:sz w:val="28"/>
                <w:szCs w:val="28"/>
              </w:rPr>
            </w:rPrChange>
          </w:rPr>
          <w:delText>2.4.1</w:delText>
        </w:r>
      </w:del>
      <w:del w:id="1078" w:author="BASHAR FAISAL" w:date="2026-04-19T17:39:00Z">
        <w:r w:rsidRPr="00AA5F69" w:rsidDel="00A229E8">
          <w:rPr>
            <w:rFonts w:asciiTheme="majorBidi" w:hAnsiTheme="majorBidi" w:cstheme="majorBidi"/>
            <w:sz w:val="28"/>
            <w:szCs w:val="28"/>
            <w:rPrChange w:id="1079" w:author="Maher" w:date="2026-04-24T00:10:00Z">
              <w:rPr>
                <w:rFonts w:ascii="Traditional Arabic" w:hAnsi="Traditional Arabic" w:cs="Traditional Arabic"/>
                <w:b/>
                <w:bCs/>
                <w:sz w:val="28"/>
                <w:szCs w:val="28"/>
              </w:rPr>
            </w:rPrChange>
          </w:rPr>
          <w:delText xml:space="preserve"> </w:delText>
        </w:r>
      </w:del>
      <w:r w:rsidRPr="00AA5F69">
        <w:rPr>
          <w:rFonts w:asciiTheme="majorBidi" w:hAnsiTheme="majorBidi" w:cstheme="majorBidi"/>
          <w:sz w:val="28"/>
          <w:szCs w:val="28"/>
          <w:rtl/>
          <w:rPrChange w:id="1080" w:author="Maher" w:date="2026-04-24T00:10:00Z">
            <w:rPr>
              <w:rFonts w:ascii="Traditional Arabic" w:hAnsi="Traditional Arabic" w:cs="Traditional Arabic"/>
              <w:b/>
              <w:bCs/>
              <w:sz w:val="28"/>
              <w:szCs w:val="28"/>
              <w:rtl/>
            </w:rPr>
          </w:rPrChange>
        </w:rPr>
        <w:t>بيئة تطوير تطبيقات الجوال</w:t>
      </w:r>
      <w:r w:rsidRPr="00AA5F69">
        <w:rPr>
          <w:rFonts w:asciiTheme="majorBidi" w:hAnsiTheme="majorBidi" w:cstheme="majorBidi"/>
          <w:sz w:val="28"/>
          <w:szCs w:val="28"/>
          <w:rPrChange w:id="1081" w:author="Maher" w:date="2026-04-24T00:10:00Z">
            <w:rPr>
              <w:rFonts w:ascii="Traditional Arabic" w:hAnsi="Traditional Arabic" w:cs="Traditional Arabic"/>
              <w:b/>
              <w:bCs/>
              <w:sz w:val="28"/>
              <w:szCs w:val="28"/>
            </w:rPr>
          </w:rPrChange>
        </w:rPr>
        <w:t xml:space="preserve"> (Flutter Framework)</w:t>
      </w:r>
    </w:p>
    <w:p w:rsidR="008C5D93" w:rsidRPr="00AA5F69" w:rsidRDefault="008A3690">
      <w:pPr>
        <w:bidi/>
        <w:spacing w:after="200" w:line="276" w:lineRule="auto"/>
        <w:jc w:val="both"/>
        <w:rPr>
          <w:rFonts w:asciiTheme="majorBidi" w:hAnsiTheme="majorBidi" w:cstheme="majorBidi"/>
          <w:sz w:val="28"/>
          <w:szCs w:val="28"/>
          <w:rtl/>
          <w:rPrChange w:id="1082" w:author="Maher" w:date="2026-04-24T00:10:00Z">
            <w:rPr>
              <w:rFonts w:ascii="Traditional Arabic" w:hAnsi="Traditional Arabic" w:cs="Traditional Arabic"/>
              <w:sz w:val="28"/>
              <w:szCs w:val="28"/>
              <w:rtl/>
            </w:rPr>
          </w:rPrChange>
        </w:rPr>
        <w:pPrChange w:id="1083" w:author="Maher" w:date="2026-04-24T19:01:00Z">
          <w:pPr>
            <w:bidi/>
            <w:jc w:val="both"/>
          </w:pPr>
        </w:pPrChange>
      </w:pPr>
      <w:ins w:id="1084" w:author="Maher" w:date="2026-04-24T19:01:00Z">
        <w:r>
          <w:rPr>
            <w:rFonts w:asciiTheme="majorBidi" w:hAnsiTheme="majorBidi" w:cstheme="majorBidi" w:hint="cs"/>
            <w:sz w:val="28"/>
            <w:szCs w:val="28"/>
            <w:rtl/>
          </w:rPr>
          <w:t xml:space="preserve">      </w:t>
        </w:r>
      </w:ins>
      <w:ins w:id="1085" w:author="BASHAR FAISAL" w:date="2026-04-23T20:07:00Z">
        <w:r w:rsidR="00313B23" w:rsidRPr="00AA5F69">
          <w:rPr>
            <w:sz w:val="28"/>
            <w:szCs w:val="28"/>
            <w:rPrChange w:id="1086" w:author="Maher" w:date="2026-04-24T00:10:00Z">
              <w:rPr/>
            </w:rPrChange>
          </w:rPr>
          <w:t xml:space="preserve"> </w:t>
        </w:r>
        <w:r w:rsidR="00313B23" w:rsidRPr="00AA5F69">
          <w:rPr>
            <w:rFonts w:asciiTheme="majorBidi" w:hAnsiTheme="majorBidi" w:cstheme="majorBidi" w:hint="eastAsia"/>
            <w:sz w:val="28"/>
            <w:szCs w:val="28"/>
            <w:rtl/>
            <w:rPrChange w:id="1087" w:author="Maher" w:date="2026-04-24T00:10:00Z">
              <w:rPr>
                <w:rFonts w:hint="eastAsia"/>
                <w:rtl/>
              </w:rPr>
            </w:rPrChange>
          </w:rPr>
          <w:t>تم</w:t>
        </w:r>
        <w:r w:rsidR="00313B23" w:rsidRPr="00AA5F69">
          <w:rPr>
            <w:rFonts w:asciiTheme="majorBidi" w:hAnsiTheme="majorBidi" w:cstheme="majorBidi"/>
            <w:sz w:val="28"/>
            <w:szCs w:val="28"/>
            <w:rtl/>
            <w:rPrChange w:id="1088" w:author="Maher" w:date="2026-04-24T00:10:00Z">
              <w:rPr>
                <w:rtl/>
              </w:rPr>
            </w:rPrChange>
          </w:rPr>
          <w:t xml:space="preserve"> اختيار اطار </w:t>
        </w:r>
        <w:r w:rsidR="00313B23" w:rsidRPr="00AA5F69">
          <w:rPr>
            <w:rFonts w:asciiTheme="majorBidi" w:hAnsiTheme="majorBidi" w:cstheme="majorBidi" w:hint="eastAsia"/>
            <w:sz w:val="28"/>
            <w:szCs w:val="28"/>
            <w:rtl/>
            <w:rPrChange w:id="1089" w:author="Maher" w:date="2026-04-24T00:10:00Z">
              <w:rPr>
                <w:rFonts w:hint="eastAsia"/>
                <w:rtl/>
              </w:rPr>
            </w:rPrChange>
          </w:rPr>
          <w:t>عمل</w:t>
        </w:r>
        <w:r w:rsidR="00313B23" w:rsidRPr="00AA5F69">
          <w:rPr>
            <w:rFonts w:asciiTheme="majorBidi" w:hAnsiTheme="majorBidi" w:cstheme="majorBidi"/>
            <w:sz w:val="28"/>
            <w:szCs w:val="28"/>
            <w:rtl/>
            <w:rPrChange w:id="1090" w:author="Maher" w:date="2026-04-24T00:10:00Z">
              <w:rPr>
                <w:rtl/>
              </w:rPr>
            </w:rPrChange>
          </w:rPr>
          <w:t xml:space="preserve"> </w:t>
        </w:r>
      </w:ins>
      <w:ins w:id="1091" w:author="BASHAR FAISAL" w:date="2026-04-23T20:09:00Z">
        <w:r w:rsidR="00313B23" w:rsidRPr="00AA5F69">
          <w:rPr>
            <w:rFonts w:asciiTheme="majorBidi" w:hAnsiTheme="majorBidi" w:cstheme="majorBidi"/>
            <w:sz w:val="28"/>
            <w:szCs w:val="28"/>
          </w:rPr>
          <w:t xml:space="preserve"> </w:t>
        </w:r>
      </w:ins>
      <w:ins w:id="1092" w:author="BASHAR FAISAL" w:date="2026-04-23T20:06:00Z">
        <w:r w:rsidR="00313B23" w:rsidRPr="00AA5F69">
          <w:rPr>
            <w:rFonts w:asciiTheme="majorBidi" w:hAnsiTheme="majorBidi" w:cstheme="majorBidi"/>
            <w:sz w:val="28"/>
            <w:szCs w:val="28"/>
            <w:rPrChange w:id="1093" w:author="Maher" w:date="2026-04-24T00:10:00Z">
              <w:rPr/>
            </w:rPrChange>
          </w:rPr>
          <w:t xml:space="preserve">Flutter </w:t>
        </w:r>
        <w:r w:rsidR="00313B23" w:rsidRPr="00AA5F69">
          <w:rPr>
            <w:rFonts w:asciiTheme="majorBidi" w:hAnsiTheme="majorBidi" w:cstheme="majorBidi"/>
            <w:sz w:val="28"/>
            <w:szCs w:val="28"/>
            <w:rtl/>
            <w:rPrChange w:id="1094" w:author="Maher" w:date="2026-04-24T00:10:00Z">
              <w:rPr>
                <w:rtl/>
              </w:rPr>
            </w:rPrChange>
          </w:rPr>
          <w:t>المطور من قبل شركة</w:t>
        </w:r>
        <w:r w:rsidR="00313B23" w:rsidRPr="00AA5F69">
          <w:rPr>
            <w:rFonts w:asciiTheme="majorBidi" w:hAnsiTheme="majorBidi" w:cstheme="majorBidi"/>
            <w:sz w:val="28"/>
            <w:szCs w:val="28"/>
            <w:rPrChange w:id="1095" w:author="Maher" w:date="2026-04-24T00:10:00Z">
              <w:rPr/>
            </w:rPrChange>
          </w:rPr>
          <w:t xml:space="preserve"> Google </w:t>
        </w:r>
        <w:r w:rsidR="00313B23" w:rsidRPr="00AA5F69">
          <w:rPr>
            <w:rFonts w:asciiTheme="majorBidi" w:hAnsiTheme="majorBidi" w:cstheme="majorBidi"/>
            <w:sz w:val="28"/>
            <w:szCs w:val="28"/>
            <w:rtl/>
            <w:rPrChange w:id="1096" w:author="Maher" w:date="2026-04-24T00:10:00Z">
              <w:rPr>
                <w:rtl/>
              </w:rPr>
            </w:rPrChange>
          </w:rPr>
          <w:t>يبرز دور</w:t>
        </w:r>
        <w:r w:rsidR="00313B23" w:rsidRPr="00AA5F69">
          <w:rPr>
            <w:rFonts w:asciiTheme="majorBidi" w:hAnsiTheme="majorBidi" w:cstheme="majorBidi"/>
            <w:sz w:val="28"/>
            <w:szCs w:val="28"/>
            <w:rPrChange w:id="1097" w:author="Maher" w:date="2026-04-24T00:10:00Z">
              <w:rPr/>
            </w:rPrChange>
          </w:rPr>
          <w:t xml:space="preserve"> Flutter </w:t>
        </w:r>
        <w:r w:rsidR="00313B23" w:rsidRPr="00AA5F69">
          <w:rPr>
            <w:rFonts w:asciiTheme="majorBidi" w:hAnsiTheme="majorBidi" w:cstheme="majorBidi"/>
            <w:sz w:val="28"/>
            <w:szCs w:val="28"/>
            <w:rtl/>
            <w:rPrChange w:id="1098" w:author="Maher" w:date="2026-04-24T00:10:00Z">
              <w:rPr>
                <w:rtl/>
              </w:rPr>
            </w:rPrChange>
          </w:rPr>
          <w:t>في قدرته على بناء تطبيقات تعمل بكفاءة عالية على نظامي</w:t>
        </w:r>
        <w:r w:rsidR="00313B23" w:rsidRPr="00AA5F69">
          <w:rPr>
            <w:rFonts w:asciiTheme="majorBidi" w:hAnsiTheme="majorBidi" w:cstheme="majorBidi"/>
            <w:sz w:val="28"/>
            <w:szCs w:val="28"/>
            <w:rPrChange w:id="1099" w:author="Maher" w:date="2026-04-24T00:10:00Z">
              <w:rPr/>
            </w:rPrChange>
          </w:rPr>
          <w:t xml:space="preserve"> Android </w:t>
        </w:r>
        <w:r w:rsidR="00313B23" w:rsidRPr="00AA5F69">
          <w:rPr>
            <w:rFonts w:asciiTheme="majorBidi" w:hAnsiTheme="majorBidi" w:cstheme="majorBidi"/>
            <w:sz w:val="28"/>
            <w:szCs w:val="28"/>
            <w:rtl/>
            <w:rPrChange w:id="1100" w:author="Maher" w:date="2026-04-24T00:10:00Z">
              <w:rPr>
                <w:rtl/>
              </w:rPr>
            </w:rPrChange>
          </w:rPr>
          <w:t>و</w:t>
        </w:r>
        <w:r w:rsidR="00313B23" w:rsidRPr="00AA5F69">
          <w:rPr>
            <w:rFonts w:asciiTheme="majorBidi" w:hAnsiTheme="majorBidi" w:cstheme="majorBidi"/>
            <w:sz w:val="28"/>
            <w:szCs w:val="28"/>
            <w:rPrChange w:id="1101" w:author="Maher" w:date="2026-04-24T00:10:00Z">
              <w:rPr/>
            </w:rPrChange>
          </w:rPr>
          <w:t xml:space="preserve">iOS </w:t>
        </w:r>
        <w:r w:rsidR="00313B23" w:rsidRPr="00AA5F69">
          <w:rPr>
            <w:rFonts w:asciiTheme="majorBidi" w:hAnsiTheme="majorBidi" w:cstheme="majorBidi"/>
            <w:sz w:val="28"/>
            <w:szCs w:val="28"/>
            <w:rtl/>
            <w:rPrChange w:id="1102" w:author="Maher" w:date="2026-04-24T00:10:00Z">
              <w:rPr>
                <w:rtl/>
              </w:rPr>
            </w:rPrChange>
          </w:rPr>
          <w:t>باستخدام قاعدة كود واحدة</w:t>
        </w:r>
        <w:r w:rsidR="00313B23" w:rsidRPr="00AA5F69">
          <w:rPr>
            <w:rFonts w:asciiTheme="majorBidi" w:hAnsiTheme="majorBidi" w:cstheme="majorBidi"/>
            <w:sz w:val="28"/>
            <w:szCs w:val="28"/>
            <w:rPrChange w:id="1103" w:author="Maher" w:date="2026-04-24T00:10:00Z">
              <w:rPr/>
            </w:rPrChange>
          </w:rPr>
          <w:t>(Single Codebase)</w:t>
        </w:r>
        <w:r w:rsidR="00313B23" w:rsidRPr="00AA5F69">
          <w:rPr>
            <w:rFonts w:asciiTheme="majorBidi" w:hAnsiTheme="majorBidi" w:cstheme="majorBidi"/>
            <w:sz w:val="28"/>
            <w:szCs w:val="28"/>
            <w:rtl/>
            <w:rPrChange w:id="1104" w:author="Maher" w:date="2026-04-24T00:10:00Z">
              <w:rPr>
                <w:rtl/>
              </w:rPr>
            </w:rPrChange>
          </w:rPr>
          <w:t>، مما يضمن توحيد تجربة المستخدم وتقليل وقت التطوير بشكل كبير</w:t>
        </w:r>
      </w:ins>
      <w:ins w:id="1105" w:author="BASHAR FAISAL" w:date="2026-04-23T20:08:00Z">
        <w:r w:rsidR="00313B23" w:rsidRPr="00AA5F69">
          <w:rPr>
            <w:rFonts w:asciiTheme="majorBidi" w:hAnsiTheme="majorBidi" w:cstheme="majorBidi"/>
            <w:sz w:val="28"/>
            <w:szCs w:val="28"/>
          </w:rPr>
          <w:t>.</w:t>
        </w:r>
      </w:ins>
      <w:ins w:id="1106" w:author="BASHAR FAISAL" w:date="2026-04-23T20:06:00Z">
        <w:r w:rsidR="00313B23" w:rsidRPr="00AA5F69">
          <w:rPr>
            <w:rFonts w:asciiTheme="majorBidi" w:hAnsiTheme="majorBidi" w:cstheme="majorBidi"/>
            <w:sz w:val="28"/>
            <w:szCs w:val="28"/>
            <w:vertAlign w:val="superscript"/>
            <w:rPrChange w:id="1107" w:author="Maher" w:date="2026-04-24T00:10:00Z">
              <w:rPr/>
            </w:rPrChange>
          </w:rPr>
          <w:t>[</w:t>
        </w:r>
      </w:ins>
      <w:ins w:id="1108" w:author="BASHAR FAISAL" w:date="2026-04-23T20:54:00Z">
        <w:r w:rsidR="005B2D0C" w:rsidRPr="00AA5F69">
          <w:rPr>
            <w:rFonts w:asciiTheme="majorBidi" w:hAnsiTheme="majorBidi" w:cstheme="majorBidi"/>
            <w:sz w:val="28"/>
            <w:szCs w:val="28"/>
            <w:vertAlign w:val="superscript"/>
          </w:rPr>
          <w:t>3</w:t>
        </w:r>
      </w:ins>
      <w:ins w:id="1109" w:author="BASHAR FAISAL" w:date="2026-04-23T20:06:00Z">
        <w:r w:rsidR="00313B23" w:rsidRPr="00AA5F69">
          <w:rPr>
            <w:rFonts w:asciiTheme="majorBidi" w:hAnsiTheme="majorBidi" w:cstheme="majorBidi"/>
            <w:sz w:val="28"/>
            <w:szCs w:val="28"/>
            <w:vertAlign w:val="superscript"/>
            <w:rPrChange w:id="1110" w:author="Maher" w:date="2026-04-24T00:10:00Z">
              <w:rPr/>
            </w:rPrChange>
          </w:rPr>
          <w:t>]</w:t>
        </w:r>
      </w:ins>
      <w:ins w:id="1111" w:author="BASHAR FAISAL" w:date="2026-04-23T20:09:00Z">
        <w:r w:rsidR="00313B23" w:rsidRPr="00AA5F69" w:rsidDel="00313B23">
          <w:rPr>
            <w:rFonts w:asciiTheme="majorBidi" w:hAnsiTheme="majorBidi" w:cstheme="majorBidi"/>
            <w:sz w:val="28"/>
            <w:szCs w:val="28"/>
            <w:rtl/>
          </w:rPr>
          <w:t xml:space="preserve"> </w:t>
        </w:r>
      </w:ins>
      <w:del w:id="1112" w:author="BASHAR FAISAL" w:date="2026-04-23T20:06:00Z">
        <w:r w:rsidR="001D4C08" w:rsidRPr="00AA5F69" w:rsidDel="00313B23">
          <w:rPr>
            <w:rFonts w:asciiTheme="majorBidi" w:hAnsiTheme="majorBidi" w:cstheme="majorBidi"/>
            <w:sz w:val="28"/>
            <w:szCs w:val="28"/>
            <w:rtl/>
            <w:rPrChange w:id="1113" w:author="Maher" w:date="2026-04-24T00:10:00Z">
              <w:rPr>
                <w:rFonts w:ascii="Traditional Arabic" w:hAnsi="Traditional Arabic" w:cs="Traditional Arabic"/>
                <w:sz w:val="28"/>
                <w:szCs w:val="28"/>
                <w:rtl/>
              </w:rPr>
            </w:rPrChange>
          </w:rPr>
          <w:delText>تم اختيار إطار العمل</w:delText>
        </w:r>
        <w:r w:rsidR="001D4C08" w:rsidRPr="00AA5F69" w:rsidDel="00313B23">
          <w:rPr>
            <w:rFonts w:asciiTheme="majorBidi" w:hAnsiTheme="majorBidi" w:cstheme="majorBidi"/>
            <w:sz w:val="28"/>
            <w:szCs w:val="28"/>
            <w:rPrChange w:id="1114" w:author="Maher" w:date="2026-04-24T00:10:00Z">
              <w:rPr>
                <w:rFonts w:ascii="Traditional Arabic" w:hAnsi="Traditional Arabic" w:cs="Traditional Arabic"/>
                <w:sz w:val="28"/>
                <w:szCs w:val="28"/>
              </w:rPr>
            </w:rPrChange>
          </w:rPr>
          <w:delText xml:space="preserve"> Flutter </w:delText>
        </w:r>
        <w:r w:rsidR="001D4C08" w:rsidRPr="00AA5F69" w:rsidDel="00313B23">
          <w:rPr>
            <w:rFonts w:asciiTheme="majorBidi" w:hAnsiTheme="majorBidi" w:cstheme="majorBidi"/>
            <w:sz w:val="28"/>
            <w:szCs w:val="28"/>
            <w:rtl/>
            <w:rPrChange w:id="1115" w:author="Maher" w:date="2026-04-24T00:10:00Z">
              <w:rPr>
                <w:rFonts w:ascii="Traditional Arabic" w:hAnsi="Traditional Arabic" w:cs="Traditional Arabic"/>
                <w:sz w:val="28"/>
                <w:szCs w:val="28"/>
                <w:rtl/>
              </w:rPr>
            </w:rPrChange>
          </w:rPr>
          <w:delText>المطور من قبل شركة</w:delText>
        </w:r>
        <w:r w:rsidR="001D4C08" w:rsidRPr="00AA5F69" w:rsidDel="00313B23">
          <w:rPr>
            <w:rFonts w:asciiTheme="majorBidi" w:hAnsiTheme="majorBidi" w:cstheme="majorBidi"/>
            <w:sz w:val="28"/>
            <w:szCs w:val="28"/>
            <w:rPrChange w:id="1116" w:author="Maher" w:date="2026-04-24T00:10:00Z">
              <w:rPr>
                <w:rFonts w:ascii="Traditional Arabic" w:hAnsi="Traditional Arabic" w:cs="Traditional Arabic"/>
                <w:sz w:val="28"/>
                <w:szCs w:val="28"/>
              </w:rPr>
            </w:rPrChange>
          </w:rPr>
          <w:delText xml:space="preserve"> Google </w:delText>
        </w:r>
        <w:r w:rsidR="001D4C08" w:rsidRPr="00AA5F69" w:rsidDel="00313B23">
          <w:rPr>
            <w:rFonts w:asciiTheme="majorBidi" w:hAnsiTheme="majorBidi" w:cstheme="majorBidi"/>
            <w:sz w:val="28"/>
            <w:szCs w:val="28"/>
            <w:rtl/>
            <w:rPrChange w:id="1117" w:author="Maher" w:date="2026-04-24T00:10:00Z">
              <w:rPr>
                <w:rFonts w:ascii="Traditional Arabic" w:hAnsi="Traditional Arabic" w:cs="Traditional Arabic"/>
                <w:sz w:val="28"/>
                <w:szCs w:val="28"/>
                <w:rtl/>
              </w:rPr>
            </w:rPrChange>
          </w:rPr>
          <w:delText xml:space="preserve">لتطوير تطبيق الجوال المخصص للمستخدمين (الزبائن والمستفيدين) والموصلين. </w:delText>
        </w:r>
      </w:del>
      <w:r w:rsidR="001D4C08" w:rsidRPr="00AA5F69">
        <w:rPr>
          <w:rFonts w:asciiTheme="majorBidi" w:hAnsiTheme="majorBidi" w:cstheme="majorBidi"/>
          <w:sz w:val="28"/>
          <w:szCs w:val="28"/>
          <w:rtl/>
          <w:rPrChange w:id="1118" w:author="Maher" w:date="2026-04-24T00:10:00Z">
            <w:rPr>
              <w:rFonts w:ascii="Traditional Arabic" w:hAnsi="Traditional Arabic" w:cs="Traditional Arabic"/>
              <w:sz w:val="28"/>
              <w:szCs w:val="28"/>
              <w:rtl/>
            </w:rPr>
          </w:rPrChange>
        </w:rPr>
        <w:t>تعود أسباب هذا الاختيار إلى عدة عوامل تقنية استراتيجية</w:t>
      </w:r>
      <w:r w:rsidR="001D4C08" w:rsidRPr="00AA5F69">
        <w:rPr>
          <w:rFonts w:asciiTheme="majorBidi" w:hAnsiTheme="majorBidi" w:cstheme="majorBidi"/>
          <w:sz w:val="28"/>
          <w:szCs w:val="28"/>
          <w:rPrChange w:id="1119" w:author="Maher" w:date="2026-04-24T00:10:00Z">
            <w:rPr>
              <w:rFonts w:ascii="Traditional Arabic" w:hAnsi="Traditional Arabic" w:cs="Traditional Arabic"/>
              <w:sz w:val="28"/>
              <w:szCs w:val="28"/>
            </w:rPr>
          </w:rPrChange>
        </w:rPr>
        <w:t>:</w:t>
      </w:r>
    </w:p>
    <w:p w:rsidR="001D4C08" w:rsidRPr="00AA5F69" w:rsidRDefault="001D4C08">
      <w:pPr>
        <w:pStyle w:val="a3"/>
        <w:numPr>
          <w:ilvl w:val="0"/>
          <w:numId w:val="55"/>
        </w:numPr>
        <w:bidi/>
        <w:ind w:left="720"/>
        <w:jc w:val="both"/>
        <w:rPr>
          <w:rFonts w:asciiTheme="majorBidi" w:hAnsiTheme="majorBidi" w:cstheme="majorBidi"/>
          <w:sz w:val="28"/>
          <w:szCs w:val="28"/>
          <w:rtl/>
          <w:rPrChange w:id="1120" w:author="Maher" w:date="2026-04-24T00:10:00Z">
            <w:rPr>
              <w:rFonts w:ascii="Traditional Arabic" w:hAnsi="Traditional Arabic" w:cs="Traditional Arabic"/>
              <w:sz w:val="28"/>
              <w:szCs w:val="28"/>
              <w:rtl/>
            </w:rPr>
          </w:rPrChange>
        </w:rPr>
        <w:pPrChange w:id="1121" w:author="Maher" w:date="2026-04-24T00:10:00Z">
          <w:pPr>
            <w:pStyle w:val="a3"/>
            <w:numPr>
              <w:numId w:val="55"/>
            </w:numPr>
            <w:bidi/>
            <w:ind w:left="360" w:hanging="360"/>
            <w:jc w:val="both"/>
          </w:pPr>
        </w:pPrChange>
      </w:pPr>
      <w:r w:rsidRPr="00AA5F69">
        <w:rPr>
          <w:rFonts w:asciiTheme="majorBidi" w:hAnsiTheme="majorBidi" w:cstheme="majorBidi"/>
          <w:sz w:val="28"/>
          <w:szCs w:val="28"/>
          <w:rtl/>
          <w:rPrChange w:id="1122" w:author="Maher" w:date="2026-04-24T00:10:00Z">
            <w:rPr>
              <w:rFonts w:ascii="Traditional Arabic" w:hAnsi="Traditional Arabic" w:cs="Traditional Arabic"/>
              <w:sz w:val="28"/>
              <w:szCs w:val="28"/>
              <w:rtl/>
            </w:rPr>
          </w:rPrChange>
        </w:rPr>
        <w:t>تطوير منصات متعددة بكود واحد</w:t>
      </w:r>
      <w:r w:rsidRPr="00AA5F69">
        <w:rPr>
          <w:rFonts w:asciiTheme="majorBidi" w:hAnsiTheme="majorBidi" w:cstheme="majorBidi"/>
          <w:sz w:val="28"/>
          <w:szCs w:val="28"/>
          <w:rPrChange w:id="1123" w:author="Maher" w:date="2026-04-24T00:10:00Z">
            <w:rPr>
              <w:rFonts w:ascii="Traditional Arabic" w:hAnsi="Traditional Arabic" w:cs="Traditional Arabic"/>
              <w:sz w:val="28"/>
              <w:szCs w:val="28"/>
            </w:rPr>
          </w:rPrChange>
        </w:rPr>
        <w:t xml:space="preserve"> (Single Codebase): </w:t>
      </w:r>
      <w:r w:rsidRPr="00AA5F69">
        <w:rPr>
          <w:rFonts w:asciiTheme="majorBidi" w:hAnsiTheme="majorBidi" w:cstheme="majorBidi"/>
          <w:sz w:val="28"/>
          <w:szCs w:val="28"/>
          <w:rtl/>
          <w:rPrChange w:id="1124" w:author="Maher" w:date="2026-04-24T00:10:00Z">
            <w:rPr>
              <w:rFonts w:ascii="Traditional Arabic" w:hAnsi="Traditional Arabic" w:cs="Traditional Arabic"/>
              <w:sz w:val="28"/>
              <w:szCs w:val="28"/>
              <w:rtl/>
            </w:rPr>
          </w:rPrChange>
        </w:rPr>
        <w:t>يتيح</w:t>
      </w:r>
      <w:r w:rsidRPr="00AA5F69">
        <w:rPr>
          <w:rFonts w:asciiTheme="majorBidi" w:hAnsiTheme="majorBidi" w:cstheme="majorBidi"/>
          <w:sz w:val="28"/>
          <w:szCs w:val="28"/>
          <w:rPrChange w:id="1125" w:author="Maher" w:date="2026-04-24T00:10:00Z">
            <w:rPr>
              <w:rFonts w:ascii="Traditional Arabic" w:hAnsi="Traditional Arabic" w:cs="Traditional Arabic"/>
              <w:sz w:val="28"/>
              <w:szCs w:val="28"/>
            </w:rPr>
          </w:rPrChange>
        </w:rPr>
        <w:t xml:space="preserve"> Flutter </w:t>
      </w:r>
      <w:r w:rsidRPr="00AA5F69">
        <w:rPr>
          <w:rFonts w:asciiTheme="majorBidi" w:hAnsiTheme="majorBidi" w:cstheme="majorBidi"/>
          <w:sz w:val="28"/>
          <w:szCs w:val="28"/>
          <w:rtl/>
          <w:rPrChange w:id="1126" w:author="Maher" w:date="2026-04-24T00:10:00Z">
            <w:rPr>
              <w:rFonts w:ascii="Traditional Arabic" w:hAnsi="Traditional Arabic" w:cs="Traditional Arabic"/>
              <w:sz w:val="28"/>
              <w:szCs w:val="28"/>
              <w:rtl/>
            </w:rPr>
          </w:rPrChange>
        </w:rPr>
        <w:t>بناء تطبيقات تعمل بكفاءة عالية على نظامي</w:t>
      </w:r>
      <w:r w:rsidRPr="00AA5F69">
        <w:rPr>
          <w:rFonts w:asciiTheme="majorBidi" w:hAnsiTheme="majorBidi" w:cstheme="majorBidi"/>
          <w:sz w:val="28"/>
          <w:szCs w:val="28"/>
          <w:rPrChange w:id="1127" w:author="Maher" w:date="2026-04-24T00:10:00Z">
            <w:rPr>
              <w:rFonts w:ascii="Traditional Arabic" w:hAnsi="Traditional Arabic" w:cs="Traditional Arabic"/>
              <w:sz w:val="28"/>
              <w:szCs w:val="28"/>
            </w:rPr>
          </w:rPrChange>
        </w:rPr>
        <w:t xml:space="preserve"> Android </w:t>
      </w:r>
      <w:r w:rsidR="00CD5C51" w:rsidRPr="00AA5F69">
        <w:rPr>
          <w:rFonts w:asciiTheme="majorBidi" w:hAnsiTheme="majorBidi" w:cstheme="majorBidi" w:hint="eastAsia"/>
          <w:sz w:val="28"/>
          <w:szCs w:val="28"/>
          <w:rtl/>
          <w:rPrChange w:id="1128" w:author="Maher" w:date="2026-04-24T00:10:00Z">
            <w:rPr>
              <w:rFonts w:ascii="Traditional Arabic" w:hAnsi="Traditional Arabic" w:cs="Traditional Arabic" w:hint="eastAsia"/>
              <w:sz w:val="28"/>
              <w:szCs w:val="28"/>
              <w:rtl/>
            </w:rPr>
          </w:rPrChange>
        </w:rPr>
        <w:t>و</w:t>
      </w:r>
      <w:r w:rsidR="00CD5C51" w:rsidRPr="00AA5F69">
        <w:rPr>
          <w:rFonts w:asciiTheme="majorBidi" w:hAnsiTheme="majorBidi" w:cstheme="majorBidi"/>
          <w:sz w:val="28"/>
          <w:szCs w:val="28"/>
          <w:rPrChange w:id="1129" w:author="Maher" w:date="2026-04-24T00:10:00Z">
            <w:rPr>
              <w:rFonts w:ascii="Traditional Arabic" w:hAnsi="Traditional Arabic" w:cs="Traditional Arabic"/>
              <w:sz w:val="28"/>
              <w:szCs w:val="28"/>
            </w:rPr>
          </w:rPrChange>
        </w:rPr>
        <w:t xml:space="preserve">iOS </w:t>
      </w:r>
      <w:r w:rsidR="00CD5C51" w:rsidRPr="00AA5F69">
        <w:rPr>
          <w:rFonts w:asciiTheme="majorBidi" w:hAnsiTheme="majorBidi" w:cstheme="majorBidi"/>
          <w:sz w:val="28"/>
          <w:szCs w:val="28"/>
          <w:rtl/>
          <w:rPrChange w:id="1130" w:author="Maher" w:date="2026-04-24T00:10:00Z">
            <w:rPr>
              <w:rFonts w:ascii="Traditional Arabic" w:hAnsi="Traditional Arabic" w:cs="Traditional Arabic"/>
              <w:sz w:val="28"/>
              <w:szCs w:val="28"/>
              <w:rtl/>
            </w:rPr>
          </w:rPrChange>
        </w:rPr>
        <w:t>باستخدام</w:t>
      </w:r>
      <w:r w:rsidRPr="00AA5F69">
        <w:rPr>
          <w:rFonts w:asciiTheme="majorBidi" w:hAnsiTheme="majorBidi" w:cstheme="majorBidi"/>
          <w:sz w:val="28"/>
          <w:szCs w:val="28"/>
          <w:rtl/>
          <w:rPrChange w:id="1131" w:author="Maher" w:date="2026-04-24T00:10:00Z">
            <w:rPr>
              <w:rFonts w:ascii="Traditional Arabic" w:hAnsi="Traditional Arabic" w:cs="Traditional Arabic"/>
              <w:sz w:val="28"/>
              <w:szCs w:val="28"/>
              <w:rtl/>
            </w:rPr>
          </w:rPrChange>
        </w:rPr>
        <w:t xml:space="preserve"> قاعدة كود واحدة، مما يقلل من وقت وتكلفة التطوير بنسبة تصل لـ 50% مقارنة بالتطوير الأصلي لكل منصة على حدة</w:t>
      </w:r>
      <w:del w:id="1132" w:author="BASHAR FAISAL" w:date="2026-04-23T20:54:00Z">
        <w:r w:rsidRPr="00AA5F69" w:rsidDel="005B2D0C">
          <w:rPr>
            <w:rFonts w:asciiTheme="majorBidi" w:hAnsiTheme="majorBidi" w:cstheme="majorBidi"/>
            <w:sz w:val="28"/>
            <w:szCs w:val="28"/>
            <w:rPrChange w:id="1133" w:author="Maher" w:date="2026-04-24T00:10:00Z">
              <w:rPr>
                <w:rFonts w:ascii="Traditional Arabic" w:hAnsi="Traditional Arabic" w:cs="Traditional Arabic"/>
                <w:sz w:val="28"/>
                <w:szCs w:val="28"/>
              </w:rPr>
            </w:rPrChange>
          </w:rPr>
          <w:delText xml:space="preserve"> </w:delText>
        </w:r>
      </w:del>
      <w:ins w:id="1134" w:author="BASHAR FAISAL" w:date="2026-04-23T20:54:00Z">
        <w:r w:rsidR="005B2D0C" w:rsidRPr="00AA5F69">
          <w:rPr>
            <w:rFonts w:asciiTheme="majorBidi" w:hAnsiTheme="majorBidi" w:cstheme="majorBidi"/>
            <w:sz w:val="28"/>
            <w:szCs w:val="28"/>
          </w:rPr>
          <w:t>.</w:t>
        </w:r>
        <w:r w:rsidR="005B2D0C" w:rsidRPr="00AA5F69">
          <w:rPr>
            <w:rFonts w:asciiTheme="majorBidi" w:hAnsiTheme="majorBidi" w:cstheme="majorBidi"/>
            <w:sz w:val="28"/>
            <w:szCs w:val="28"/>
            <w:vertAlign w:val="superscript"/>
          </w:rPr>
          <w:t>[</w:t>
        </w:r>
      </w:ins>
      <w:ins w:id="1135" w:author="BASHAR FAISAL" w:date="2026-04-23T20:55:00Z">
        <w:r w:rsidR="005B2D0C" w:rsidRPr="00AA5F69">
          <w:rPr>
            <w:rFonts w:asciiTheme="majorBidi" w:hAnsiTheme="majorBidi" w:cstheme="majorBidi"/>
            <w:sz w:val="28"/>
            <w:szCs w:val="28"/>
            <w:vertAlign w:val="superscript"/>
          </w:rPr>
          <w:t>3</w:t>
        </w:r>
      </w:ins>
      <w:ins w:id="1136" w:author="BASHAR FAISAL" w:date="2026-04-23T20:54:00Z">
        <w:r w:rsidR="005B2D0C" w:rsidRPr="00AA5F69">
          <w:rPr>
            <w:rFonts w:asciiTheme="majorBidi" w:hAnsiTheme="majorBidi" w:cstheme="majorBidi"/>
            <w:sz w:val="28"/>
            <w:szCs w:val="28"/>
            <w:vertAlign w:val="superscript"/>
          </w:rPr>
          <w:t>]</w:t>
        </w:r>
        <w:r w:rsidR="005B2D0C" w:rsidRPr="00AA5F69">
          <w:rPr>
            <w:rFonts w:asciiTheme="majorBidi" w:hAnsiTheme="majorBidi" w:cstheme="majorBidi"/>
            <w:sz w:val="28"/>
            <w:szCs w:val="28"/>
          </w:rPr>
          <w:t xml:space="preserve"> </w:t>
        </w:r>
      </w:ins>
      <w:del w:id="1137" w:author="BASHAR FAISAL" w:date="2026-04-23T20:54:00Z">
        <w:r w:rsidR="00D83C89" w:rsidRPr="00AA5F69" w:rsidDel="005B2D0C">
          <w:rPr>
            <w:rFonts w:asciiTheme="majorBidi" w:hAnsiTheme="majorBidi" w:cstheme="majorBidi"/>
            <w:sz w:val="28"/>
            <w:szCs w:val="28"/>
            <w:rPrChange w:id="1138" w:author="Maher" w:date="2026-04-24T00:10:00Z">
              <w:rPr>
                <w:rFonts w:ascii="Traditional Arabic" w:hAnsi="Traditional Arabic" w:cs="Traditional Arabic"/>
                <w:sz w:val="28"/>
                <w:szCs w:val="28"/>
              </w:rPr>
            </w:rPrChange>
          </w:rPr>
          <w:delText>(</w:delText>
        </w:r>
        <w:r w:rsidRPr="00AA5F69" w:rsidDel="005B2D0C">
          <w:rPr>
            <w:rFonts w:asciiTheme="majorBidi" w:hAnsiTheme="majorBidi" w:cstheme="majorBidi"/>
            <w:sz w:val="28"/>
            <w:szCs w:val="28"/>
            <w:rPrChange w:id="1139" w:author="Maher" w:date="2026-04-24T00:10:00Z">
              <w:rPr>
                <w:rFonts w:ascii="Traditional Arabic" w:hAnsi="Traditional Arabic" w:cs="Traditional Arabic"/>
                <w:sz w:val="28"/>
                <w:szCs w:val="28"/>
              </w:rPr>
            </w:rPrChange>
          </w:rPr>
          <w:delText>5).</w:delText>
        </w:r>
      </w:del>
    </w:p>
    <w:p w:rsidR="001D4C08" w:rsidRPr="00AA5F69" w:rsidRDefault="001D4C08">
      <w:pPr>
        <w:pStyle w:val="a3"/>
        <w:numPr>
          <w:ilvl w:val="0"/>
          <w:numId w:val="55"/>
        </w:numPr>
        <w:bidi/>
        <w:ind w:left="720"/>
        <w:jc w:val="both"/>
        <w:rPr>
          <w:rFonts w:asciiTheme="majorBidi" w:hAnsiTheme="majorBidi" w:cstheme="majorBidi"/>
          <w:sz w:val="28"/>
          <w:szCs w:val="28"/>
          <w:rtl/>
          <w:rPrChange w:id="1140" w:author="Maher" w:date="2026-04-24T00:10:00Z">
            <w:rPr>
              <w:rFonts w:ascii="Traditional Arabic" w:hAnsi="Traditional Arabic" w:cs="Traditional Arabic"/>
              <w:sz w:val="28"/>
              <w:szCs w:val="28"/>
              <w:rtl/>
            </w:rPr>
          </w:rPrChange>
        </w:rPr>
        <w:pPrChange w:id="1141" w:author="Maher" w:date="2026-04-24T00:10:00Z">
          <w:pPr>
            <w:pStyle w:val="a3"/>
            <w:numPr>
              <w:numId w:val="55"/>
            </w:numPr>
            <w:bidi/>
            <w:ind w:left="360" w:hanging="360"/>
            <w:jc w:val="both"/>
          </w:pPr>
        </w:pPrChange>
      </w:pPr>
      <w:r w:rsidRPr="00AA5F69">
        <w:rPr>
          <w:rFonts w:asciiTheme="majorBidi" w:hAnsiTheme="majorBidi" w:cstheme="majorBidi"/>
          <w:sz w:val="28"/>
          <w:szCs w:val="28"/>
          <w:rtl/>
          <w:rPrChange w:id="1142" w:author="Maher" w:date="2026-04-24T00:10:00Z">
            <w:rPr>
              <w:rFonts w:ascii="Traditional Arabic" w:hAnsi="Traditional Arabic" w:cs="Traditional Arabic"/>
              <w:sz w:val="28"/>
              <w:szCs w:val="28"/>
              <w:rtl/>
            </w:rPr>
          </w:rPrChange>
        </w:rPr>
        <w:t>الأداء العالي عبر محرك</w:t>
      </w:r>
      <w:r w:rsidRPr="00AA5F69">
        <w:rPr>
          <w:rFonts w:asciiTheme="majorBidi" w:hAnsiTheme="majorBidi" w:cstheme="majorBidi"/>
          <w:sz w:val="28"/>
          <w:szCs w:val="28"/>
          <w:rPrChange w:id="1143" w:author="Maher" w:date="2026-04-24T00:10:00Z">
            <w:rPr>
              <w:rFonts w:ascii="Traditional Arabic" w:hAnsi="Traditional Arabic" w:cs="Traditional Arabic"/>
              <w:sz w:val="28"/>
              <w:szCs w:val="28"/>
            </w:rPr>
          </w:rPrChange>
        </w:rPr>
        <w:t xml:space="preserve"> Skia: </w:t>
      </w:r>
      <w:r w:rsidRPr="00AA5F69">
        <w:rPr>
          <w:rFonts w:asciiTheme="majorBidi" w:hAnsiTheme="majorBidi" w:cstheme="majorBidi"/>
          <w:sz w:val="28"/>
          <w:szCs w:val="28"/>
          <w:rtl/>
          <w:rPrChange w:id="1144" w:author="Maher" w:date="2026-04-24T00:10:00Z">
            <w:rPr>
              <w:rFonts w:ascii="Traditional Arabic" w:hAnsi="Traditional Arabic" w:cs="Traditional Arabic"/>
              <w:sz w:val="28"/>
              <w:szCs w:val="28"/>
              <w:rtl/>
            </w:rPr>
          </w:rPrChange>
        </w:rPr>
        <w:t>يعتمد</w:t>
      </w:r>
      <w:r w:rsidRPr="00AA5F69">
        <w:rPr>
          <w:rFonts w:asciiTheme="majorBidi" w:hAnsiTheme="majorBidi" w:cstheme="majorBidi"/>
          <w:sz w:val="28"/>
          <w:szCs w:val="28"/>
          <w:rPrChange w:id="1145" w:author="Maher" w:date="2026-04-24T00:10:00Z">
            <w:rPr>
              <w:rFonts w:ascii="Traditional Arabic" w:hAnsi="Traditional Arabic" w:cs="Traditional Arabic"/>
              <w:sz w:val="28"/>
              <w:szCs w:val="28"/>
            </w:rPr>
          </w:rPrChange>
        </w:rPr>
        <w:t xml:space="preserve"> Flutter </w:t>
      </w:r>
      <w:r w:rsidRPr="00AA5F69">
        <w:rPr>
          <w:rFonts w:asciiTheme="majorBidi" w:hAnsiTheme="majorBidi" w:cstheme="majorBidi"/>
          <w:sz w:val="28"/>
          <w:szCs w:val="28"/>
          <w:rtl/>
          <w:rPrChange w:id="1146" w:author="Maher" w:date="2026-04-24T00:10:00Z">
            <w:rPr>
              <w:rFonts w:ascii="Traditional Arabic" w:hAnsi="Traditional Arabic" w:cs="Traditional Arabic"/>
              <w:sz w:val="28"/>
              <w:szCs w:val="28"/>
              <w:rtl/>
            </w:rPr>
          </w:rPrChange>
        </w:rPr>
        <w:t>على محرك رسوميات خاص به، مما يضمن تجربة مستخدم سلسة بمعدل 60 إطاراً في الثانية، وهو أمر حيوي في تطبيقات التتبع اللحظي والطلب التي تتطلب استجابة فورية</w:t>
      </w:r>
      <w:r w:rsidRPr="00AA5F69">
        <w:rPr>
          <w:rFonts w:asciiTheme="majorBidi" w:hAnsiTheme="majorBidi" w:cstheme="majorBidi"/>
          <w:sz w:val="28"/>
          <w:szCs w:val="28"/>
          <w:rPrChange w:id="1147" w:author="Maher" w:date="2026-04-24T00:10:00Z">
            <w:rPr>
              <w:rFonts w:ascii="Traditional Arabic" w:hAnsi="Traditional Arabic" w:cs="Traditional Arabic"/>
              <w:sz w:val="28"/>
              <w:szCs w:val="28"/>
            </w:rPr>
          </w:rPrChange>
        </w:rPr>
        <w:t xml:space="preserve"> </w:t>
      </w:r>
      <w:del w:id="1148" w:author="BASHAR FAISAL" w:date="2026-04-19T16:53:00Z">
        <w:r w:rsidR="00D83C89" w:rsidRPr="00AA5F69" w:rsidDel="003F2ECE">
          <w:rPr>
            <w:rFonts w:asciiTheme="majorBidi" w:hAnsiTheme="majorBidi" w:cstheme="majorBidi"/>
            <w:sz w:val="28"/>
            <w:szCs w:val="28"/>
            <w:rPrChange w:id="1149" w:author="Maher" w:date="2026-04-24T00:10:00Z">
              <w:rPr>
                <w:rFonts w:ascii="Traditional Arabic" w:hAnsi="Traditional Arabic" w:cs="Traditional Arabic"/>
                <w:sz w:val="28"/>
                <w:szCs w:val="28"/>
              </w:rPr>
            </w:rPrChange>
          </w:rPr>
          <w:delText>(</w:delText>
        </w:r>
        <w:r w:rsidRPr="00AA5F69" w:rsidDel="003F2ECE">
          <w:rPr>
            <w:rFonts w:asciiTheme="majorBidi" w:hAnsiTheme="majorBidi" w:cstheme="majorBidi"/>
            <w:sz w:val="28"/>
            <w:szCs w:val="28"/>
            <w:rPrChange w:id="1150" w:author="Maher" w:date="2026-04-24T00:10:00Z">
              <w:rPr>
                <w:rFonts w:ascii="Traditional Arabic" w:hAnsi="Traditional Arabic" w:cs="Traditional Arabic"/>
                <w:sz w:val="28"/>
                <w:szCs w:val="28"/>
              </w:rPr>
            </w:rPrChange>
          </w:rPr>
          <w:delText>5).</w:delText>
        </w:r>
      </w:del>
      <w:ins w:id="1151" w:author="BASHAR FAISAL" w:date="2026-04-19T16:53:00Z">
        <w:r w:rsidR="003F2ECE" w:rsidRPr="00AA5F69">
          <w:rPr>
            <w:rFonts w:asciiTheme="majorBidi" w:hAnsiTheme="majorBidi" w:cstheme="majorBidi"/>
            <w:sz w:val="28"/>
            <w:szCs w:val="28"/>
            <w:rtl/>
            <w:rPrChange w:id="1152" w:author="Maher" w:date="2026-04-24T00:10:00Z">
              <w:rPr>
                <w:rFonts w:ascii="Traditional Arabic" w:hAnsi="Traditional Arabic" w:cs="Traditional Arabic"/>
                <w:sz w:val="28"/>
                <w:szCs w:val="28"/>
                <w:rtl/>
              </w:rPr>
            </w:rPrChange>
          </w:rPr>
          <w:t>.</w:t>
        </w:r>
      </w:ins>
    </w:p>
    <w:p w:rsidR="001D4C08" w:rsidRPr="00AA5F69" w:rsidRDefault="001D4C08">
      <w:pPr>
        <w:pStyle w:val="a3"/>
        <w:numPr>
          <w:ilvl w:val="0"/>
          <w:numId w:val="55"/>
        </w:numPr>
        <w:bidi/>
        <w:ind w:left="720"/>
        <w:jc w:val="both"/>
        <w:rPr>
          <w:rFonts w:asciiTheme="majorBidi" w:hAnsiTheme="majorBidi" w:cstheme="majorBidi"/>
          <w:sz w:val="28"/>
          <w:szCs w:val="28"/>
          <w:rtl/>
          <w:rPrChange w:id="1153" w:author="Maher" w:date="2026-04-24T00:10:00Z">
            <w:rPr>
              <w:rFonts w:ascii="Traditional Arabic" w:hAnsi="Traditional Arabic" w:cs="Traditional Arabic"/>
              <w:sz w:val="28"/>
              <w:szCs w:val="28"/>
              <w:rtl/>
            </w:rPr>
          </w:rPrChange>
        </w:rPr>
        <w:pPrChange w:id="1154" w:author="Maher" w:date="2026-04-24T00:10:00Z">
          <w:pPr>
            <w:pStyle w:val="a3"/>
            <w:numPr>
              <w:numId w:val="55"/>
            </w:numPr>
            <w:bidi/>
            <w:ind w:left="360" w:hanging="360"/>
            <w:jc w:val="both"/>
          </w:pPr>
        </w:pPrChange>
      </w:pPr>
      <w:r w:rsidRPr="00AA5F69">
        <w:rPr>
          <w:rFonts w:asciiTheme="majorBidi" w:hAnsiTheme="majorBidi" w:cstheme="majorBidi"/>
          <w:sz w:val="28"/>
          <w:szCs w:val="28"/>
          <w:rtl/>
          <w:rPrChange w:id="1155" w:author="Maher" w:date="2026-04-24T00:10:00Z">
            <w:rPr>
              <w:rFonts w:ascii="Traditional Arabic" w:hAnsi="Traditional Arabic" w:cs="Traditional Arabic"/>
              <w:sz w:val="28"/>
              <w:szCs w:val="28"/>
              <w:rtl/>
            </w:rPr>
          </w:rPrChange>
        </w:rPr>
        <w:t>ميزة التحديث السريع</w:t>
      </w:r>
      <w:r w:rsidRPr="00AA5F69">
        <w:rPr>
          <w:rFonts w:asciiTheme="majorBidi" w:hAnsiTheme="majorBidi" w:cstheme="majorBidi"/>
          <w:sz w:val="28"/>
          <w:szCs w:val="28"/>
          <w:rPrChange w:id="1156" w:author="Maher" w:date="2026-04-24T00:10:00Z">
            <w:rPr>
              <w:rFonts w:ascii="Traditional Arabic" w:hAnsi="Traditional Arabic" w:cs="Traditional Arabic"/>
              <w:sz w:val="28"/>
              <w:szCs w:val="28"/>
            </w:rPr>
          </w:rPrChange>
        </w:rPr>
        <w:t xml:space="preserve"> (Hot Reload): </w:t>
      </w:r>
      <w:r w:rsidRPr="00AA5F69">
        <w:rPr>
          <w:rFonts w:asciiTheme="majorBidi" w:hAnsiTheme="majorBidi" w:cstheme="majorBidi"/>
          <w:sz w:val="28"/>
          <w:szCs w:val="28"/>
          <w:rtl/>
          <w:rPrChange w:id="1157" w:author="Maher" w:date="2026-04-24T00:10:00Z">
            <w:rPr>
              <w:rFonts w:ascii="Traditional Arabic" w:hAnsi="Traditional Arabic" w:cs="Traditional Arabic"/>
              <w:sz w:val="28"/>
              <w:szCs w:val="28"/>
              <w:rtl/>
            </w:rPr>
          </w:rPrChange>
        </w:rPr>
        <w:t>تسرع هذه الميزة من عملية التطوير وتصحيح الأخطاء، مما يسمح للفريق التقني بإضافة ميزات جديدة واختبارها لحظياً</w:t>
      </w:r>
      <w:r w:rsidRPr="00AA5F69">
        <w:rPr>
          <w:rFonts w:asciiTheme="majorBidi" w:hAnsiTheme="majorBidi" w:cstheme="majorBidi"/>
          <w:sz w:val="28"/>
          <w:szCs w:val="28"/>
          <w:rPrChange w:id="1158" w:author="Maher" w:date="2026-04-24T00:10:00Z">
            <w:rPr>
              <w:rFonts w:ascii="Traditional Arabic" w:hAnsi="Traditional Arabic" w:cs="Traditional Arabic"/>
              <w:sz w:val="28"/>
              <w:szCs w:val="28"/>
            </w:rPr>
          </w:rPrChange>
        </w:rPr>
        <w:t>.</w:t>
      </w:r>
    </w:p>
    <w:p w:rsidR="001D4C08" w:rsidRPr="00AA5F69" w:rsidRDefault="001D4C08">
      <w:pPr>
        <w:pStyle w:val="a3"/>
        <w:numPr>
          <w:ilvl w:val="0"/>
          <w:numId w:val="69"/>
        </w:numPr>
        <w:bidi/>
        <w:jc w:val="both"/>
        <w:rPr>
          <w:rFonts w:asciiTheme="majorBidi" w:hAnsiTheme="majorBidi" w:cstheme="majorBidi"/>
          <w:sz w:val="28"/>
          <w:szCs w:val="28"/>
          <w:rtl/>
          <w:rPrChange w:id="1159" w:author="Maher" w:date="2026-04-24T00:10:00Z">
            <w:rPr>
              <w:rFonts w:ascii="Traditional Arabic" w:hAnsi="Traditional Arabic" w:cs="Traditional Arabic"/>
              <w:b/>
              <w:bCs/>
              <w:sz w:val="28"/>
              <w:szCs w:val="28"/>
              <w:rtl/>
            </w:rPr>
          </w:rPrChange>
        </w:rPr>
        <w:pPrChange w:id="1160" w:author="Maher" w:date="2026-04-24T00:10:00Z">
          <w:pPr>
            <w:bidi/>
            <w:jc w:val="both"/>
          </w:pPr>
        </w:pPrChange>
      </w:pPr>
      <w:del w:id="1161" w:author="BASHAR FAISAL" w:date="2026-04-19T17:42:00Z">
        <w:r w:rsidRPr="00AA5F69" w:rsidDel="00AB4FBD">
          <w:rPr>
            <w:rFonts w:asciiTheme="majorBidi" w:hAnsiTheme="majorBidi" w:cstheme="majorBidi"/>
            <w:sz w:val="28"/>
            <w:szCs w:val="28"/>
            <w:rPrChange w:id="1162" w:author="Maher" w:date="2026-04-24T00:10:00Z">
              <w:rPr/>
            </w:rPrChange>
          </w:rPr>
          <w:delText xml:space="preserve"> </w:delText>
        </w:r>
      </w:del>
      <w:del w:id="1163" w:author="BASHAR FAISAL" w:date="2026-04-19T17:36:00Z">
        <w:r w:rsidRPr="00AA5F69" w:rsidDel="00A229E8">
          <w:rPr>
            <w:rFonts w:asciiTheme="majorBidi" w:hAnsiTheme="majorBidi" w:cstheme="majorBidi"/>
            <w:sz w:val="28"/>
            <w:szCs w:val="28"/>
            <w:rPrChange w:id="1164" w:author="Maher" w:date="2026-04-24T00:10:00Z">
              <w:rPr>
                <w:rFonts w:ascii="Traditional Arabic" w:hAnsi="Traditional Arabic" w:cs="Traditional Arabic"/>
                <w:b/>
                <w:bCs/>
                <w:sz w:val="28"/>
                <w:szCs w:val="28"/>
              </w:rPr>
            </w:rPrChange>
          </w:rPr>
          <w:delText>2.4.2</w:delText>
        </w:r>
      </w:del>
      <w:del w:id="1165" w:author="BASHAR FAISAL" w:date="2026-04-19T17:39:00Z">
        <w:r w:rsidRPr="00AA5F69" w:rsidDel="00A229E8">
          <w:rPr>
            <w:rFonts w:asciiTheme="majorBidi" w:hAnsiTheme="majorBidi" w:cstheme="majorBidi"/>
            <w:sz w:val="28"/>
            <w:szCs w:val="28"/>
            <w:rPrChange w:id="1166" w:author="Maher" w:date="2026-04-24T00:10:00Z">
              <w:rPr>
                <w:rFonts w:ascii="Traditional Arabic" w:hAnsi="Traditional Arabic" w:cs="Traditional Arabic"/>
                <w:sz w:val="28"/>
                <w:szCs w:val="28"/>
              </w:rPr>
            </w:rPrChange>
          </w:rPr>
          <w:delText xml:space="preserve"> </w:delText>
        </w:r>
      </w:del>
      <w:r w:rsidRPr="00AA5F69">
        <w:rPr>
          <w:rFonts w:asciiTheme="majorBidi" w:hAnsiTheme="majorBidi" w:cstheme="majorBidi"/>
          <w:sz w:val="28"/>
          <w:szCs w:val="28"/>
          <w:rtl/>
          <w:rPrChange w:id="1167" w:author="Maher" w:date="2026-04-24T00:10:00Z">
            <w:rPr>
              <w:rFonts w:ascii="Traditional Arabic" w:hAnsi="Traditional Arabic" w:cs="Traditional Arabic"/>
              <w:b/>
              <w:bCs/>
              <w:sz w:val="28"/>
              <w:szCs w:val="28"/>
              <w:rtl/>
            </w:rPr>
          </w:rPrChange>
        </w:rPr>
        <w:t>واجهات الويب ولوحات التحكم</w:t>
      </w:r>
      <w:r w:rsidRPr="00AA5F69">
        <w:rPr>
          <w:rFonts w:asciiTheme="majorBidi" w:hAnsiTheme="majorBidi" w:cstheme="majorBidi"/>
          <w:sz w:val="28"/>
          <w:szCs w:val="28"/>
          <w:rPrChange w:id="1168" w:author="Maher" w:date="2026-04-24T00:10:00Z">
            <w:rPr>
              <w:rFonts w:ascii="Traditional Arabic" w:hAnsi="Traditional Arabic" w:cs="Traditional Arabic"/>
              <w:b/>
              <w:bCs/>
              <w:sz w:val="28"/>
              <w:szCs w:val="28"/>
            </w:rPr>
          </w:rPrChange>
        </w:rPr>
        <w:t xml:space="preserve"> (Next.js Framework)</w:t>
      </w:r>
    </w:p>
    <w:p w:rsidR="001D4C08" w:rsidRPr="00AA5F69" w:rsidRDefault="008A3690" w:rsidP="005F6ECA">
      <w:pPr>
        <w:bidi/>
        <w:jc w:val="both"/>
        <w:rPr>
          <w:rFonts w:asciiTheme="majorBidi" w:hAnsiTheme="majorBidi" w:cstheme="majorBidi"/>
          <w:sz w:val="28"/>
          <w:szCs w:val="28"/>
          <w:rtl/>
          <w:rPrChange w:id="1169" w:author="Maher" w:date="2026-04-24T00:10:00Z">
            <w:rPr>
              <w:rFonts w:ascii="Traditional Arabic" w:hAnsi="Traditional Arabic" w:cs="Traditional Arabic"/>
              <w:sz w:val="28"/>
              <w:szCs w:val="28"/>
              <w:rtl/>
            </w:rPr>
          </w:rPrChange>
        </w:rPr>
      </w:pPr>
      <w:ins w:id="1170" w:author="Maher" w:date="2026-04-24T19:02:00Z">
        <w:r>
          <w:rPr>
            <w:rFonts w:asciiTheme="majorBidi" w:hAnsiTheme="majorBidi" w:cstheme="majorBidi" w:hint="cs"/>
            <w:sz w:val="28"/>
            <w:szCs w:val="28"/>
            <w:rtl/>
          </w:rPr>
          <w:t xml:space="preserve">      </w:t>
        </w:r>
      </w:ins>
      <w:ins w:id="1171" w:author="BASHAR FAISAL" w:date="2026-04-23T19:56:00Z">
        <w:r w:rsidR="008C5D93" w:rsidRPr="00AA5F69">
          <w:rPr>
            <w:rFonts w:asciiTheme="majorBidi" w:hAnsiTheme="majorBidi" w:cstheme="majorBidi"/>
            <w:sz w:val="28"/>
            <w:szCs w:val="28"/>
            <w:rtl/>
            <w:rPrChange w:id="1172" w:author="Maher" w:date="2026-04-24T00:10:00Z">
              <w:rPr>
                <w:rtl/>
              </w:rPr>
            </w:rPrChange>
          </w:rPr>
          <w:t>يُعد</w:t>
        </w:r>
        <w:r w:rsidR="008C5D93" w:rsidRPr="00AA5F69">
          <w:rPr>
            <w:rFonts w:asciiTheme="majorBidi" w:hAnsiTheme="majorBidi" w:cstheme="majorBidi"/>
            <w:sz w:val="28"/>
            <w:szCs w:val="28"/>
            <w:rPrChange w:id="1173" w:author="Maher" w:date="2026-04-24T00:10:00Z">
              <w:rPr/>
            </w:rPrChange>
          </w:rPr>
          <w:t xml:space="preserve"> Next.js </w:t>
        </w:r>
        <w:r w:rsidR="008C5D93" w:rsidRPr="00AA5F69">
          <w:rPr>
            <w:rFonts w:asciiTheme="majorBidi" w:hAnsiTheme="majorBidi" w:cstheme="majorBidi"/>
            <w:sz w:val="28"/>
            <w:szCs w:val="28"/>
            <w:rtl/>
            <w:rPrChange w:id="1174" w:author="Maher" w:date="2026-04-24T00:10:00Z">
              <w:rPr>
                <w:rtl/>
              </w:rPr>
            </w:rPrChange>
          </w:rPr>
          <w:t>إطار عمل مفتوح المصدر مبني على مكتبة</w:t>
        </w:r>
        <w:r w:rsidR="008C5D93" w:rsidRPr="00AA5F69">
          <w:rPr>
            <w:rFonts w:asciiTheme="majorBidi" w:hAnsiTheme="majorBidi" w:cstheme="majorBidi"/>
            <w:sz w:val="28"/>
            <w:szCs w:val="28"/>
            <w:rPrChange w:id="1175" w:author="Maher" w:date="2026-04-24T00:10:00Z">
              <w:rPr/>
            </w:rPrChange>
          </w:rPr>
          <w:t xml:space="preserve"> React</w:t>
        </w:r>
        <w:r w:rsidR="008C5D93" w:rsidRPr="00AA5F69">
          <w:rPr>
            <w:rFonts w:asciiTheme="majorBidi" w:hAnsiTheme="majorBidi" w:cstheme="majorBidi"/>
            <w:sz w:val="28"/>
            <w:szCs w:val="28"/>
            <w:rtl/>
            <w:rPrChange w:id="1176" w:author="Maher" w:date="2026-04-24T00:10:00Z">
              <w:rPr>
                <w:rtl/>
              </w:rPr>
            </w:rPrChange>
          </w:rPr>
          <w:t>، تم تطويره بواسطة شركة</w:t>
        </w:r>
        <w:r w:rsidR="008C5D93" w:rsidRPr="00AA5F69">
          <w:rPr>
            <w:rFonts w:asciiTheme="majorBidi" w:hAnsiTheme="majorBidi" w:cstheme="majorBidi"/>
            <w:sz w:val="28"/>
            <w:szCs w:val="28"/>
            <w:rPrChange w:id="1177" w:author="Maher" w:date="2026-04-24T00:10:00Z">
              <w:rPr/>
            </w:rPrChange>
          </w:rPr>
          <w:t xml:space="preserve"> Vercel. </w:t>
        </w:r>
        <w:r w:rsidR="008C5D93" w:rsidRPr="00AA5F69">
          <w:rPr>
            <w:rFonts w:asciiTheme="majorBidi" w:hAnsiTheme="majorBidi" w:cstheme="majorBidi"/>
            <w:sz w:val="28"/>
            <w:szCs w:val="28"/>
            <w:rtl/>
            <w:rPrChange w:id="1178" w:author="Maher" w:date="2026-04-24T00:10:00Z">
              <w:rPr>
                <w:rtl/>
              </w:rPr>
            </w:rPrChange>
          </w:rPr>
          <w:t>يتيح الإطار بناء تطبيقات ويب سريعة للغاية وسهلة الاستخدام من خلال ميزات مثل التوليد الثابت للمواقع</w:t>
        </w:r>
        <w:r w:rsidR="008C5D93" w:rsidRPr="00AA5F69">
          <w:rPr>
            <w:rFonts w:asciiTheme="majorBidi" w:hAnsiTheme="majorBidi" w:cstheme="majorBidi"/>
            <w:sz w:val="28"/>
            <w:szCs w:val="28"/>
            <w:rPrChange w:id="1179" w:author="Maher" w:date="2026-04-24T00:10:00Z">
              <w:rPr/>
            </w:rPrChange>
          </w:rPr>
          <w:t xml:space="preserve"> (Static Site Generation) </w:t>
        </w:r>
        <w:r w:rsidR="008C5D93" w:rsidRPr="00AA5F69">
          <w:rPr>
            <w:rFonts w:asciiTheme="majorBidi" w:hAnsiTheme="majorBidi" w:cstheme="majorBidi"/>
            <w:sz w:val="28"/>
            <w:szCs w:val="28"/>
            <w:rtl/>
            <w:rPrChange w:id="1180" w:author="Maher" w:date="2026-04-24T00:10:00Z">
              <w:rPr>
                <w:rtl/>
              </w:rPr>
            </w:rPrChange>
          </w:rPr>
          <w:t>والتحسين البرمجي لمحركات البحث</w:t>
        </w:r>
        <w:r w:rsidR="008C5D93" w:rsidRPr="00AA5F69">
          <w:rPr>
            <w:rFonts w:asciiTheme="majorBidi" w:hAnsiTheme="majorBidi" w:cstheme="majorBidi"/>
            <w:sz w:val="28"/>
            <w:szCs w:val="28"/>
            <w:rPrChange w:id="1181" w:author="Maher" w:date="2026-04-24T00:10:00Z">
              <w:rPr/>
            </w:rPrChange>
          </w:rPr>
          <w:t xml:space="preserve"> </w:t>
        </w:r>
      </w:ins>
      <w:ins w:id="1182" w:author="BASHAR FAISAL" w:date="2026-04-23T20:10:00Z">
        <w:r w:rsidR="00313B23" w:rsidRPr="00AA5F69">
          <w:rPr>
            <w:rFonts w:asciiTheme="majorBidi" w:hAnsiTheme="majorBidi" w:cstheme="majorBidi"/>
            <w:sz w:val="28"/>
            <w:szCs w:val="28"/>
            <w:vertAlign w:val="superscript"/>
          </w:rPr>
          <w:t>[</w:t>
        </w:r>
      </w:ins>
      <w:ins w:id="1183" w:author="BASHAR FAISAL" w:date="2026-04-23T20:54:00Z">
        <w:r w:rsidR="005B2D0C" w:rsidRPr="00AA5F69">
          <w:rPr>
            <w:rFonts w:asciiTheme="majorBidi" w:hAnsiTheme="majorBidi" w:cstheme="majorBidi"/>
            <w:sz w:val="28"/>
            <w:szCs w:val="28"/>
            <w:vertAlign w:val="superscript"/>
          </w:rPr>
          <w:t>4</w:t>
        </w:r>
      </w:ins>
      <w:ins w:id="1184" w:author="BASHAR FAISAL" w:date="2026-04-23T20:10:00Z">
        <w:r w:rsidR="00313B23" w:rsidRPr="00AA5F69">
          <w:rPr>
            <w:rFonts w:asciiTheme="majorBidi" w:hAnsiTheme="majorBidi" w:cstheme="majorBidi"/>
            <w:sz w:val="28"/>
            <w:szCs w:val="28"/>
            <w:vertAlign w:val="superscript"/>
          </w:rPr>
          <w:t>]</w:t>
        </w:r>
        <w:r w:rsidR="00313B23" w:rsidRPr="00AA5F69">
          <w:rPr>
            <w:rFonts w:asciiTheme="majorBidi" w:hAnsiTheme="majorBidi" w:cstheme="majorBidi"/>
            <w:sz w:val="28"/>
            <w:szCs w:val="28"/>
          </w:rPr>
          <w:t xml:space="preserve"> </w:t>
        </w:r>
      </w:ins>
      <w:ins w:id="1185" w:author="BASHAR FAISAL" w:date="2026-04-23T19:56:00Z">
        <w:r w:rsidR="008C5D93" w:rsidRPr="00AA5F69">
          <w:rPr>
            <w:rFonts w:asciiTheme="majorBidi" w:hAnsiTheme="majorBidi" w:cstheme="majorBidi"/>
            <w:sz w:val="28"/>
            <w:szCs w:val="28"/>
            <w:rPrChange w:id="1186" w:author="Maher" w:date="2026-04-24T00:10:00Z">
              <w:rPr/>
            </w:rPrChange>
          </w:rPr>
          <w:t>(SEO)</w:t>
        </w:r>
      </w:ins>
      <w:del w:id="1187" w:author="BASHAR FAISAL" w:date="2026-04-23T19:56:00Z">
        <w:r w:rsidR="001D4C08" w:rsidRPr="00AA5F69" w:rsidDel="008C5D93">
          <w:rPr>
            <w:rFonts w:asciiTheme="majorBidi" w:hAnsiTheme="majorBidi" w:cstheme="majorBidi"/>
            <w:sz w:val="28"/>
            <w:szCs w:val="28"/>
            <w:rtl/>
            <w:rPrChange w:id="1188" w:author="Maher" w:date="2026-04-24T00:10:00Z">
              <w:rPr>
                <w:rFonts w:ascii="Traditional Arabic" w:hAnsi="Traditional Arabic" w:cs="Traditional Arabic"/>
                <w:sz w:val="28"/>
                <w:szCs w:val="28"/>
                <w:rtl/>
              </w:rPr>
            </w:rPrChange>
          </w:rPr>
          <w:delText>بالنسبة لمديري المطاعم واللجنة التنسيقية، تم استخدام إطار العمل</w:delText>
        </w:r>
        <w:r w:rsidR="001D4C08" w:rsidRPr="00AA5F69" w:rsidDel="008C5D93">
          <w:rPr>
            <w:rFonts w:asciiTheme="majorBidi" w:hAnsiTheme="majorBidi" w:cstheme="majorBidi"/>
            <w:sz w:val="28"/>
            <w:szCs w:val="28"/>
            <w:rPrChange w:id="1189" w:author="Maher" w:date="2026-04-24T00:10:00Z">
              <w:rPr>
                <w:rFonts w:ascii="Traditional Arabic" w:hAnsi="Traditional Arabic" w:cs="Traditional Arabic"/>
                <w:sz w:val="28"/>
                <w:szCs w:val="28"/>
              </w:rPr>
            </w:rPrChange>
          </w:rPr>
          <w:delText xml:space="preserve"> Next.js </w:delText>
        </w:r>
        <w:r w:rsidR="001D4C08" w:rsidRPr="00AA5F69" w:rsidDel="008C5D93">
          <w:rPr>
            <w:rFonts w:asciiTheme="majorBidi" w:hAnsiTheme="majorBidi" w:cstheme="majorBidi"/>
            <w:sz w:val="28"/>
            <w:szCs w:val="28"/>
            <w:rtl/>
            <w:rPrChange w:id="1190" w:author="Maher" w:date="2026-04-24T00:10:00Z">
              <w:rPr>
                <w:rFonts w:ascii="Traditional Arabic" w:hAnsi="Traditional Arabic" w:cs="Traditional Arabic"/>
                <w:sz w:val="28"/>
                <w:szCs w:val="28"/>
                <w:rtl/>
              </w:rPr>
            </w:rPrChange>
          </w:rPr>
          <w:delText>المعتمد على</w:delText>
        </w:r>
        <w:r w:rsidR="001D4C08" w:rsidRPr="00AA5F69" w:rsidDel="008C5D93">
          <w:rPr>
            <w:rFonts w:asciiTheme="majorBidi" w:hAnsiTheme="majorBidi" w:cstheme="majorBidi"/>
            <w:sz w:val="28"/>
            <w:szCs w:val="28"/>
            <w:rPrChange w:id="1191" w:author="Maher" w:date="2026-04-24T00:10:00Z">
              <w:rPr>
                <w:rFonts w:ascii="Traditional Arabic" w:hAnsi="Traditional Arabic" w:cs="Traditional Arabic"/>
                <w:sz w:val="28"/>
                <w:szCs w:val="28"/>
              </w:rPr>
            </w:rPrChange>
          </w:rPr>
          <w:delText xml:space="preserve"> React </w:delText>
        </w:r>
        <w:r w:rsidR="001D4C08" w:rsidRPr="00AA5F69" w:rsidDel="008C5D93">
          <w:rPr>
            <w:rFonts w:asciiTheme="majorBidi" w:hAnsiTheme="majorBidi" w:cstheme="majorBidi"/>
            <w:sz w:val="28"/>
            <w:szCs w:val="28"/>
            <w:rtl/>
            <w:rPrChange w:id="1192" w:author="Maher" w:date="2026-04-24T00:10:00Z">
              <w:rPr>
                <w:rFonts w:ascii="Traditional Arabic" w:hAnsi="Traditional Arabic" w:cs="Traditional Arabic"/>
                <w:sz w:val="28"/>
                <w:szCs w:val="28"/>
                <w:rtl/>
              </w:rPr>
            </w:rPrChange>
          </w:rPr>
          <w:delText>لتطوير لوحات التحكم عبر الويب</w:delText>
        </w:r>
      </w:del>
      <w:r w:rsidR="001D4C08" w:rsidRPr="00AA5F69">
        <w:rPr>
          <w:rFonts w:asciiTheme="majorBidi" w:hAnsiTheme="majorBidi" w:cstheme="majorBidi"/>
          <w:sz w:val="28"/>
          <w:szCs w:val="28"/>
          <w:rtl/>
          <w:rPrChange w:id="1193" w:author="Maher" w:date="2026-04-24T00:10:00Z">
            <w:rPr>
              <w:rFonts w:ascii="Traditional Arabic" w:hAnsi="Traditional Arabic" w:cs="Traditional Arabic"/>
              <w:sz w:val="28"/>
              <w:szCs w:val="28"/>
              <w:rtl/>
            </w:rPr>
          </w:rPrChange>
        </w:rPr>
        <w:t>. يبرز دور</w:t>
      </w:r>
      <w:r w:rsidR="001D4C08" w:rsidRPr="00AA5F69">
        <w:rPr>
          <w:rFonts w:asciiTheme="majorBidi" w:hAnsiTheme="majorBidi" w:cstheme="majorBidi"/>
          <w:sz w:val="28"/>
          <w:szCs w:val="28"/>
          <w:rPrChange w:id="1194" w:author="Maher" w:date="2026-04-24T00:10:00Z">
            <w:rPr>
              <w:rFonts w:ascii="Traditional Arabic" w:hAnsi="Traditional Arabic" w:cs="Traditional Arabic"/>
              <w:sz w:val="28"/>
              <w:szCs w:val="28"/>
            </w:rPr>
          </w:rPrChange>
        </w:rPr>
        <w:t xml:space="preserve"> Next.js </w:t>
      </w:r>
      <w:r w:rsidR="001D4C08" w:rsidRPr="00AA5F69">
        <w:rPr>
          <w:rFonts w:asciiTheme="majorBidi" w:hAnsiTheme="majorBidi" w:cstheme="majorBidi"/>
          <w:sz w:val="28"/>
          <w:szCs w:val="28"/>
          <w:rtl/>
          <w:rPrChange w:id="1195" w:author="Maher" w:date="2026-04-24T00:10:00Z">
            <w:rPr>
              <w:rFonts w:ascii="Traditional Arabic" w:hAnsi="Traditional Arabic" w:cs="Traditional Arabic"/>
              <w:sz w:val="28"/>
              <w:szCs w:val="28"/>
              <w:rtl/>
            </w:rPr>
          </w:rPrChange>
        </w:rPr>
        <w:t>في</w:t>
      </w:r>
      <w:r w:rsidR="001D4C08" w:rsidRPr="00AA5F69">
        <w:rPr>
          <w:rFonts w:asciiTheme="majorBidi" w:hAnsiTheme="majorBidi" w:cstheme="majorBidi"/>
          <w:sz w:val="28"/>
          <w:szCs w:val="28"/>
          <w:rPrChange w:id="1196" w:author="Maher" w:date="2026-04-24T00:10:00Z">
            <w:rPr>
              <w:rFonts w:ascii="Traditional Arabic" w:hAnsi="Traditional Arabic" w:cs="Traditional Arabic"/>
              <w:sz w:val="28"/>
              <w:szCs w:val="28"/>
            </w:rPr>
          </w:rPrChange>
        </w:rPr>
        <w:t>:</w:t>
      </w:r>
    </w:p>
    <w:p w:rsidR="001D4C08" w:rsidRPr="00AA5F69" w:rsidRDefault="001D4C08">
      <w:pPr>
        <w:pStyle w:val="a3"/>
        <w:numPr>
          <w:ilvl w:val="0"/>
          <w:numId w:val="70"/>
        </w:numPr>
        <w:bidi/>
        <w:jc w:val="both"/>
        <w:rPr>
          <w:rFonts w:asciiTheme="majorBidi" w:hAnsiTheme="majorBidi" w:cstheme="majorBidi"/>
          <w:sz w:val="28"/>
          <w:szCs w:val="28"/>
          <w:rtl/>
          <w:rPrChange w:id="1197" w:author="Maher" w:date="2026-04-24T00:10:00Z">
            <w:rPr>
              <w:rFonts w:ascii="Traditional Arabic" w:hAnsi="Traditional Arabic" w:cs="Traditional Arabic"/>
              <w:sz w:val="28"/>
              <w:szCs w:val="28"/>
              <w:rtl/>
            </w:rPr>
          </w:rPrChange>
        </w:rPr>
        <w:pPrChange w:id="1198" w:author="Maher" w:date="2026-04-24T00:10:00Z">
          <w:pPr>
            <w:pStyle w:val="a3"/>
            <w:numPr>
              <w:numId w:val="54"/>
            </w:numPr>
            <w:bidi/>
            <w:ind w:left="360" w:hanging="360"/>
            <w:jc w:val="both"/>
          </w:pPr>
        </w:pPrChange>
      </w:pPr>
      <w:r w:rsidRPr="00AA5F69">
        <w:rPr>
          <w:rFonts w:asciiTheme="majorBidi" w:hAnsiTheme="majorBidi" w:cstheme="majorBidi"/>
          <w:sz w:val="28"/>
          <w:szCs w:val="28"/>
          <w:rtl/>
          <w:rPrChange w:id="1199" w:author="Maher" w:date="2026-04-24T00:10:00Z">
            <w:rPr>
              <w:rFonts w:ascii="Traditional Arabic" w:hAnsi="Traditional Arabic" w:cs="Traditional Arabic"/>
              <w:sz w:val="28"/>
              <w:szCs w:val="28"/>
              <w:rtl/>
            </w:rPr>
          </w:rPrChange>
        </w:rPr>
        <w:t>تحسين محركات البحث</w:t>
      </w:r>
      <w:r w:rsidRPr="00AA5F69">
        <w:rPr>
          <w:rFonts w:asciiTheme="majorBidi" w:hAnsiTheme="majorBidi" w:cstheme="majorBidi"/>
          <w:sz w:val="28"/>
          <w:szCs w:val="28"/>
          <w:rPrChange w:id="1200" w:author="Maher" w:date="2026-04-24T00:10:00Z">
            <w:rPr>
              <w:rFonts w:ascii="Traditional Arabic" w:hAnsi="Traditional Arabic" w:cs="Traditional Arabic"/>
              <w:sz w:val="28"/>
              <w:szCs w:val="28"/>
            </w:rPr>
          </w:rPrChange>
        </w:rPr>
        <w:t xml:space="preserve"> (SEO) </w:t>
      </w:r>
      <w:r w:rsidRPr="00AA5F69">
        <w:rPr>
          <w:rFonts w:asciiTheme="majorBidi" w:hAnsiTheme="majorBidi" w:cstheme="majorBidi"/>
          <w:sz w:val="28"/>
          <w:szCs w:val="28"/>
          <w:rtl/>
          <w:rPrChange w:id="1201" w:author="Maher" w:date="2026-04-24T00:10:00Z">
            <w:rPr>
              <w:rFonts w:ascii="Traditional Arabic" w:hAnsi="Traditional Arabic" w:cs="Traditional Arabic"/>
              <w:sz w:val="28"/>
              <w:szCs w:val="28"/>
              <w:rtl/>
            </w:rPr>
          </w:rPrChange>
        </w:rPr>
        <w:t>وسرعة التحميل: من خلال تقنيات التوليد الثابت</w:t>
      </w:r>
      <w:r w:rsidRPr="00AA5F69">
        <w:rPr>
          <w:rFonts w:asciiTheme="majorBidi" w:hAnsiTheme="majorBidi" w:cstheme="majorBidi"/>
          <w:sz w:val="28"/>
          <w:szCs w:val="28"/>
          <w:rPrChange w:id="1202" w:author="Maher" w:date="2026-04-24T00:10:00Z">
            <w:rPr>
              <w:rFonts w:ascii="Traditional Arabic" w:hAnsi="Traditional Arabic" w:cs="Traditional Arabic"/>
              <w:sz w:val="28"/>
              <w:szCs w:val="28"/>
            </w:rPr>
          </w:rPrChange>
        </w:rPr>
        <w:t xml:space="preserve"> (Static Generation) </w:t>
      </w:r>
      <w:r w:rsidRPr="00AA5F69">
        <w:rPr>
          <w:rFonts w:asciiTheme="majorBidi" w:hAnsiTheme="majorBidi" w:cstheme="majorBidi"/>
          <w:sz w:val="28"/>
          <w:szCs w:val="28"/>
          <w:rtl/>
          <w:rPrChange w:id="1203" w:author="Maher" w:date="2026-04-24T00:10:00Z">
            <w:rPr>
              <w:rFonts w:ascii="Traditional Arabic" w:hAnsi="Traditional Arabic" w:cs="Traditional Arabic"/>
              <w:sz w:val="28"/>
              <w:szCs w:val="28"/>
              <w:rtl/>
            </w:rPr>
          </w:rPrChange>
        </w:rPr>
        <w:t>والتحميل من جانب الخادم</w:t>
      </w:r>
      <w:r w:rsidRPr="00AA5F69">
        <w:rPr>
          <w:rFonts w:asciiTheme="majorBidi" w:hAnsiTheme="majorBidi" w:cstheme="majorBidi"/>
          <w:sz w:val="28"/>
          <w:szCs w:val="28"/>
          <w:rPrChange w:id="1204" w:author="Maher" w:date="2026-04-24T00:10:00Z">
            <w:rPr>
              <w:rFonts w:ascii="Traditional Arabic" w:hAnsi="Traditional Arabic" w:cs="Traditional Arabic"/>
              <w:sz w:val="28"/>
              <w:szCs w:val="28"/>
            </w:rPr>
          </w:rPrChange>
        </w:rPr>
        <w:t xml:space="preserve"> (Server-side </w:t>
      </w:r>
      <w:r w:rsidR="00D83C89" w:rsidRPr="00AA5F69">
        <w:rPr>
          <w:rFonts w:asciiTheme="majorBidi" w:hAnsiTheme="majorBidi" w:cstheme="majorBidi"/>
          <w:sz w:val="28"/>
          <w:szCs w:val="28"/>
          <w:rPrChange w:id="1205" w:author="Maher" w:date="2026-04-24T00:10:00Z">
            <w:rPr>
              <w:rFonts w:ascii="Traditional Arabic" w:hAnsi="Traditional Arabic" w:cs="Traditional Arabic"/>
              <w:sz w:val="28"/>
              <w:szCs w:val="28"/>
            </w:rPr>
          </w:rPrChange>
        </w:rPr>
        <w:t>Rendering)</w:t>
      </w:r>
      <w:r w:rsidR="00D83C89" w:rsidRPr="00AA5F69">
        <w:rPr>
          <w:rFonts w:asciiTheme="majorBidi" w:hAnsiTheme="majorBidi" w:cstheme="majorBidi"/>
          <w:sz w:val="28"/>
          <w:szCs w:val="28"/>
          <w:rtl/>
          <w:rPrChange w:id="1206" w:author="Maher" w:date="2026-04-24T00:10:00Z">
            <w:rPr>
              <w:rFonts w:ascii="Traditional Arabic" w:hAnsi="Traditional Arabic" w:cs="Traditional Arabic"/>
              <w:sz w:val="28"/>
              <w:szCs w:val="28"/>
              <w:rtl/>
            </w:rPr>
          </w:rPrChange>
        </w:rPr>
        <w:t xml:space="preserve"> </w:t>
      </w:r>
      <w:r w:rsidR="00D83C89" w:rsidRPr="00AA5F69">
        <w:rPr>
          <w:rFonts w:asciiTheme="majorBidi" w:hAnsiTheme="majorBidi" w:cstheme="majorBidi" w:hint="eastAsia"/>
          <w:sz w:val="28"/>
          <w:szCs w:val="28"/>
          <w:rtl/>
          <w:rPrChange w:id="1207" w:author="Maher" w:date="2026-04-24T00:10:00Z">
            <w:rPr>
              <w:rFonts w:ascii="Traditional Arabic" w:hAnsi="Traditional Arabic" w:cs="Traditional Arabic" w:hint="eastAsia"/>
              <w:sz w:val="28"/>
              <w:szCs w:val="28"/>
              <w:rtl/>
            </w:rPr>
          </w:rPrChange>
        </w:rPr>
        <w:t>،</w:t>
      </w:r>
      <w:r w:rsidRPr="00AA5F69">
        <w:rPr>
          <w:rFonts w:asciiTheme="majorBidi" w:hAnsiTheme="majorBidi" w:cstheme="majorBidi"/>
          <w:sz w:val="28"/>
          <w:szCs w:val="28"/>
          <w:rtl/>
          <w:rPrChange w:id="1208" w:author="Maher" w:date="2026-04-24T00:10:00Z">
            <w:rPr>
              <w:rFonts w:ascii="Traditional Arabic" w:hAnsi="Traditional Arabic" w:cs="Traditional Arabic"/>
              <w:sz w:val="28"/>
              <w:szCs w:val="28"/>
              <w:rtl/>
            </w:rPr>
          </w:rPrChange>
        </w:rPr>
        <w:t xml:space="preserve"> مما يضمن وصولاً سريعاً وموثوقاً للبيانات حتى في ظروف الاتصال الضعيفة</w:t>
      </w:r>
      <w:r w:rsidRPr="00AA5F69">
        <w:rPr>
          <w:rFonts w:asciiTheme="majorBidi" w:hAnsiTheme="majorBidi" w:cstheme="majorBidi"/>
          <w:sz w:val="28"/>
          <w:szCs w:val="28"/>
          <w:rPrChange w:id="1209" w:author="Maher" w:date="2026-04-24T00:10:00Z">
            <w:rPr>
              <w:rFonts w:ascii="Traditional Arabic" w:hAnsi="Traditional Arabic" w:cs="Traditional Arabic"/>
              <w:sz w:val="28"/>
              <w:szCs w:val="28"/>
            </w:rPr>
          </w:rPrChange>
        </w:rPr>
        <w:t xml:space="preserve"> </w:t>
      </w:r>
      <w:del w:id="1210" w:author="BASHAR FAISAL" w:date="2026-04-19T16:53:00Z">
        <w:r w:rsidR="00D83C89" w:rsidRPr="00AA5F69" w:rsidDel="0023069A">
          <w:rPr>
            <w:rFonts w:asciiTheme="majorBidi" w:hAnsiTheme="majorBidi" w:cstheme="majorBidi"/>
            <w:sz w:val="28"/>
            <w:szCs w:val="28"/>
            <w:rPrChange w:id="1211" w:author="Maher" w:date="2026-04-24T00:10:00Z">
              <w:rPr>
                <w:rFonts w:ascii="Traditional Arabic" w:hAnsi="Traditional Arabic" w:cs="Traditional Arabic"/>
                <w:sz w:val="28"/>
                <w:szCs w:val="28"/>
              </w:rPr>
            </w:rPrChange>
          </w:rPr>
          <w:delText>(</w:delText>
        </w:r>
      </w:del>
      <w:ins w:id="1212" w:author="BASHAR FAISAL" w:date="2026-04-19T16:53:00Z">
        <w:r w:rsidR="0023069A" w:rsidRPr="00AA5F69">
          <w:rPr>
            <w:rFonts w:asciiTheme="majorBidi" w:hAnsiTheme="majorBidi" w:cstheme="majorBidi"/>
            <w:sz w:val="28"/>
            <w:szCs w:val="28"/>
            <w:rPrChange w:id="1213" w:author="Maher" w:date="2026-04-24T00:10:00Z">
              <w:rPr>
                <w:rFonts w:ascii="Traditional Arabic" w:hAnsi="Traditional Arabic" w:cs="Traditional Arabic"/>
                <w:sz w:val="28"/>
                <w:szCs w:val="28"/>
              </w:rPr>
            </w:rPrChange>
          </w:rPr>
          <w:t>.</w:t>
        </w:r>
      </w:ins>
      <w:del w:id="1214" w:author="BASHAR FAISAL" w:date="2026-04-19T16:53:00Z">
        <w:r w:rsidRPr="00AA5F69" w:rsidDel="0023069A">
          <w:rPr>
            <w:rFonts w:asciiTheme="majorBidi" w:hAnsiTheme="majorBidi" w:cstheme="majorBidi"/>
            <w:sz w:val="28"/>
            <w:szCs w:val="28"/>
            <w:rPrChange w:id="1215" w:author="Maher" w:date="2026-04-24T00:10:00Z">
              <w:rPr>
                <w:rFonts w:ascii="Traditional Arabic" w:hAnsi="Traditional Arabic" w:cs="Traditional Arabic"/>
                <w:sz w:val="28"/>
                <w:szCs w:val="28"/>
              </w:rPr>
            </w:rPrChange>
          </w:rPr>
          <w:delText>5).</w:delText>
        </w:r>
      </w:del>
    </w:p>
    <w:p w:rsidR="0071431A" w:rsidRPr="00AA5F69" w:rsidRDefault="001D4C08">
      <w:pPr>
        <w:pStyle w:val="a3"/>
        <w:numPr>
          <w:ilvl w:val="0"/>
          <w:numId w:val="70"/>
        </w:numPr>
        <w:bidi/>
        <w:jc w:val="both"/>
        <w:rPr>
          <w:rFonts w:asciiTheme="majorBidi" w:hAnsiTheme="majorBidi" w:cstheme="majorBidi"/>
          <w:sz w:val="28"/>
          <w:szCs w:val="28"/>
          <w:rtl/>
          <w:rPrChange w:id="1216" w:author="Maher" w:date="2026-04-24T00:10:00Z">
            <w:rPr>
              <w:rFonts w:ascii="Traditional Arabic" w:hAnsi="Traditional Arabic" w:cs="Traditional Arabic"/>
              <w:sz w:val="28"/>
              <w:szCs w:val="28"/>
              <w:rtl/>
            </w:rPr>
          </w:rPrChange>
        </w:rPr>
        <w:pPrChange w:id="1217" w:author="Maher" w:date="2026-04-24T00:10:00Z">
          <w:pPr>
            <w:pStyle w:val="a3"/>
            <w:numPr>
              <w:numId w:val="54"/>
            </w:numPr>
            <w:bidi/>
            <w:ind w:left="360" w:hanging="360"/>
            <w:jc w:val="both"/>
          </w:pPr>
        </w:pPrChange>
      </w:pPr>
      <w:r w:rsidRPr="00AA5F69">
        <w:rPr>
          <w:rFonts w:asciiTheme="majorBidi" w:hAnsiTheme="majorBidi" w:cstheme="majorBidi"/>
          <w:sz w:val="28"/>
          <w:szCs w:val="28"/>
          <w:rtl/>
          <w:rPrChange w:id="1218" w:author="Maher" w:date="2026-04-24T00:10:00Z">
            <w:rPr>
              <w:rFonts w:ascii="Traditional Arabic" w:hAnsi="Traditional Arabic" w:cs="Traditional Arabic"/>
              <w:sz w:val="28"/>
              <w:szCs w:val="28"/>
              <w:rtl/>
            </w:rPr>
          </w:rPrChange>
        </w:rPr>
        <w:t>إدارة البيانات المعقدة والحالات</w:t>
      </w:r>
      <w:r w:rsidRPr="00AA5F69">
        <w:rPr>
          <w:rFonts w:asciiTheme="majorBidi" w:hAnsiTheme="majorBidi" w:cstheme="majorBidi"/>
          <w:sz w:val="28"/>
          <w:szCs w:val="28"/>
          <w:rPrChange w:id="1219" w:author="Maher" w:date="2026-04-24T00:10:00Z">
            <w:rPr>
              <w:rFonts w:ascii="Traditional Arabic" w:hAnsi="Traditional Arabic" w:cs="Traditional Arabic"/>
              <w:sz w:val="28"/>
              <w:szCs w:val="28"/>
            </w:rPr>
          </w:rPrChange>
        </w:rPr>
        <w:t xml:space="preserve"> (State Management): </w:t>
      </w:r>
      <w:r w:rsidRPr="00AA5F69">
        <w:rPr>
          <w:rFonts w:asciiTheme="majorBidi" w:hAnsiTheme="majorBidi" w:cstheme="majorBidi"/>
          <w:sz w:val="28"/>
          <w:szCs w:val="28"/>
          <w:rtl/>
          <w:rPrChange w:id="1220" w:author="Maher" w:date="2026-04-24T00:10:00Z">
            <w:rPr>
              <w:rFonts w:ascii="Traditional Arabic" w:hAnsi="Traditional Arabic" w:cs="Traditional Arabic"/>
              <w:sz w:val="28"/>
              <w:szCs w:val="28"/>
              <w:rtl/>
            </w:rPr>
          </w:rPrChange>
        </w:rPr>
        <w:t>يسهل الإطار التعامل مع تداول البيانات اللحظية وتحديث لوحات المعلومات</w:t>
      </w:r>
      <w:r w:rsidRPr="00AA5F69">
        <w:rPr>
          <w:rFonts w:asciiTheme="majorBidi" w:hAnsiTheme="majorBidi" w:cstheme="majorBidi"/>
          <w:sz w:val="28"/>
          <w:szCs w:val="28"/>
          <w:rPrChange w:id="1221" w:author="Maher" w:date="2026-04-24T00:10:00Z">
            <w:rPr>
              <w:rFonts w:ascii="Traditional Arabic" w:hAnsi="Traditional Arabic" w:cs="Traditional Arabic"/>
              <w:sz w:val="28"/>
              <w:szCs w:val="28"/>
            </w:rPr>
          </w:rPrChange>
        </w:rPr>
        <w:t xml:space="preserve"> (Dashboards) </w:t>
      </w:r>
      <w:r w:rsidRPr="00AA5F69">
        <w:rPr>
          <w:rFonts w:asciiTheme="majorBidi" w:hAnsiTheme="majorBidi" w:cstheme="majorBidi"/>
          <w:sz w:val="28"/>
          <w:szCs w:val="28"/>
          <w:rtl/>
          <w:rPrChange w:id="1222" w:author="Maher" w:date="2026-04-24T00:10:00Z">
            <w:rPr>
              <w:rFonts w:ascii="Traditional Arabic" w:hAnsi="Traditional Arabic" w:cs="Traditional Arabic"/>
              <w:sz w:val="28"/>
              <w:szCs w:val="28"/>
              <w:rtl/>
            </w:rPr>
          </w:rPrChange>
        </w:rPr>
        <w:t>التي تعرض مبيعات المطاعم، حالة الطاولات، وإحصائيات توزيع الفائض بفعالية عالية</w:t>
      </w:r>
      <w:r w:rsidRPr="00AA5F69">
        <w:rPr>
          <w:rFonts w:asciiTheme="majorBidi" w:hAnsiTheme="majorBidi" w:cstheme="majorBidi"/>
          <w:sz w:val="28"/>
          <w:szCs w:val="28"/>
          <w:rPrChange w:id="1223" w:author="Maher" w:date="2026-04-24T00:10:00Z">
            <w:rPr>
              <w:rFonts w:ascii="Traditional Arabic" w:hAnsi="Traditional Arabic" w:cs="Traditional Arabic"/>
              <w:sz w:val="28"/>
              <w:szCs w:val="28"/>
            </w:rPr>
          </w:rPrChange>
        </w:rPr>
        <w:t>.</w:t>
      </w:r>
    </w:p>
    <w:p w:rsidR="001D4C08" w:rsidRPr="00AA5F69" w:rsidRDefault="001D4C08">
      <w:pPr>
        <w:pStyle w:val="a3"/>
        <w:numPr>
          <w:ilvl w:val="0"/>
          <w:numId w:val="69"/>
        </w:numPr>
        <w:bidi/>
        <w:jc w:val="both"/>
        <w:rPr>
          <w:rFonts w:asciiTheme="majorBidi" w:hAnsiTheme="majorBidi" w:cstheme="majorBidi"/>
          <w:sz w:val="28"/>
          <w:szCs w:val="28"/>
          <w:rtl/>
          <w:rPrChange w:id="1224" w:author="Maher" w:date="2026-04-24T00:10:00Z">
            <w:rPr>
              <w:rFonts w:ascii="Traditional Arabic" w:hAnsi="Traditional Arabic" w:cs="Traditional Arabic"/>
              <w:b/>
              <w:bCs/>
              <w:sz w:val="28"/>
              <w:szCs w:val="28"/>
              <w:rtl/>
            </w:rPr>
          </w:rPrChange>
        </w:rPr>
        <w:pPrChange w:id="1225" w:author="Maher" w:date="2026-04-24T00:10:00Z">
          <w:pPr>
            <w:bidi/>
            <w:jc w:val="both"/>
          </w:pPr>
        </w:pPrChange>
      </w:pPr>
      <w:del w:id="1226" w:author="BASHAR FAISAL" w:date="2026-04-19T17:40:00Z">
        <w:r w:rsidRPr="00AA5F69" w:rsidDel="00AB4FBD">
          <w:rPr>
            <w:rFonts w:asciiTheme="majorBidi" w:hAnsiTheme="majorBidi" w:cstheme="majorBidi"/>
            <w:b/>
            <w:bCs/>
            <w:sz w:val="28"/>
            <w:szCs w:val="28"/>
            <w:rPrChange w:id="1227" w:author="Maher" w:date="2026-04-24T00:10:00Z">
              <w:rPr>
                <w:b/>
                <w:bCs/>
              </w:rPr>
            </w:rPrChange>
          </w:rPr>
          <w:delText xml:space="preserve"> </w:delText>
        </w:r>
      </w:del>
      <w:del w:id="1228" w:author="BASHAR FAISAL" w:date="2026-04-19T17:35:00Z">
        <w:r w:rsidRPr="00AA5F69" w:rsidDel="00A229E8">
          <w:rPr>
            <w:rFonts w:asciiTheme="majorBidi" w:hAnsiTheme="majorBidi" w:cstheme="majorBidi"/>
            <w:sz w:val="28"/>
            <w:szCs w:val="28"/>
            <w:rPrChange w:id="1229" w:author="Maher" w:date="2026-04-24T00:10:00Z">
              <w:rPr>
                <w:rFonts w:ascii="Traditional Arabic" w:hAnsi="Traditional Arabic" w:cs="Traditional Arabic"/>
                <w:b/>
                <w:bCs/>
                <w:sz w:val="28"/>
                <w:szCs w:val="28"/>
              </w:rPr>
            </w:rPrChange>
          </w:rPr>
          <w:delText xml:space="preserve">2.4.3 </w:delText>
        </w:r>
      </w:del>
      <w:r w:rsidRPr="00AA5F69">
        <w:rPr>
          <w:rFonts w:asciiTheme="majorBidi" w:hAnsiTheme="majorBidi" w:cstheme="majorBidi"/>
          <w:sz w:val="28"/>
          <w:szCs w:val="28"/>
          <w:rtl/>
          <w:rPrChange w:id="1230" w:author="Maher" w:date="2026-04-24T00:10:00Z">
            <w:rPr>
              <w:rFonts w:ascii="Traditional Arabic" w:hAnsi="Traditional Arabic" w:cs="Traditional Arabic"/>
              <w:b/>
              <w:bCs/>
              <w:sz w:val="28"/>
              <w:szCs w:val="28"/>
              <w:rtl/>
            </w:rPr>
          </w:rPrChange>
        </w:rPr>
        <w:t>منطق الأعمال والخدمات الخلفية</w:t>
      </w:r>
      <w:r w:rsidRPr="00AA5F69">
        <w:rPr>
          <w:rFonts w:asciiTheme="majorBidi" w:hAnsiTheme="majorBidi" w:cstheme="majorBidi"/>
          <w:sz w:val="28"/>
          <w:szCs w:val="28"/>
          <w:rPrChange w:id="1231" w:author="Maher" w:date="2026-04-24T00:10:00Z">
            <w:rPr>
              <w:rFonts w:ascii="Traditional Arabic" w:hAnsi="Traditional Arabic" w:cs="Traditional Arabic"/>
              <w:b/>
              <w:bCs/>
              <w:sz w:val="28"/>
              <w:szCs w:val="28"/>
            </w:rPr>
          </w:rPrChange>
        </w:rPr>
        <w:t xml:space="preserve"> (Django Framework &amp; Python)</w:t>
      </w:r>
    </w:p>
    <w:p w:rsidR="001D4C08" w:rsidRPr="00AA5F69" w:rsidRDefault="001A4125">
      <w:pPr>
        <w:pStyle w:val="a8"/>
        <w:shd w:val="clear" w:color="auto" w:fill="FFFFFF"/>
        <w:bidi/>
        <w:spacing w:before="0" w:beforeAutospacing="0" w:after="0" w:afterAutospacing="0"/>
        <w:jc w:val="both"/>
        <w:rPr>
          <w:rFonts w:ascii="Arial" w:hAnsi="Arial" w:cs="Arial"/>
          <w:color w:val="1F1F1F"/>
          <w:sz w:val="28"/>
          <w:szCs w:val="28"/>
          <w:rtl/>
          <w:rPrChange w:id="1232" w:author="Maher" w:date="2026-04-24T00:10:00Z">
            <w:rPr>
              <w:rFonts w:ascii="Traditional Arabic" w:hAnsi="Traditional Arabic" w:cs="Traditional Arabic"/>
              <w:sz w:val="28"/>
              <w:szCs w:val="28"/>
              <w:rtl/>
            </w:rPr>
          </w:rPrChange>
        </w:rPr>
        <w:pPrChange w:id="1233" w:author="Maher" w:date="2026-04-24T19:02:00Z">
          <w:pPr>
            <w:bidi/>
            <w:jc w:val="both"/>
          </w:pPr>
        </w:pPrChange>
      </w:pPr>
      <w:ins w:id="1234" w:author="BASHAR FAISAL" w:date="2026-04-23T20:15:00Z">
        <w:del w:id="1235" w:author="Maher" w:date="2026-04-24T19:02:00Z">
          <w:r w:rsidRPr="00AA5F69" w:rsidDel="008A3690">
            <w:rPr>
              <w:rFonts w:ascii="Arial" w:hAnsi="Arial" w:cs="Arial"/>
              <w:color w:val="1F1F1F"/>
              <w:sz w:val="28"/>
              <w:szCs w:val="28"/>
              <w:rPrChange w:id="1236" w:author="Maher" w:date="2026-04-24T00:10:00Z">
                <w:rPr>
                  <w:rFonts w:ascii="Arial" w:hAnsi="Arial" w:cs="Arial"/>
                  <w:color w:val="1F1F1F"/>
                </w:rPr>
              </w:rPrChange>
            </w:rPr>
            <w:delText>Django</w:delText>
          </w:r>
        </w:del>
      </w:ins>
      <w:ins w:id="1237" w:author="Maher" w:date="2026-04-24T19:02:00Z">
        <w:r w:rsidR="008A3690">
          <w:rPr>
            <w:rFonts w:ascii="Arial" w:hAnsi="Arial" w:cs="Arial" w:hint="cs"/>
            <w:color w:val="1F1F1F"/>
            <w:sz w:val="28"/>
            <w:szCs w:val="28"/>
            <w:rtl/>
          </w:rPr>
          <w:t xml:space="preserve">      </w:t>
        </w:r>
        <w:r w:rsidR="008A3690" w:rsidRPr="002D29E5">
          <w:rPr>
            <w:rFonts w:ascii="Arial" w:hAnsi="Arial" w:cs="Arial"/>
            <w:color w:val="1F1F1F"/>
            <w:sz w:val="28"/>
            <w:szCs w:val="28"/>
          </w:rPr>
          <w:t>Django</w:t>
        </w:r>
        <w:r w:rsidR="008A3690">
          <w:rPr>
            <w:rFonts w:asciiTheme="majorBidi" w:hAnsiTheme="majorBidi" w:cstheme="majorBidi" w:hint="cs"/>
            <w:sz w:val="28"/>
            <w:szCs w:val="28"/>
            <w:rtl/>
          </w:rPr>
          <w:t xml:space="preserve"> </w:t>
        </w:r>
      </w:ins>
      <w:ins w:id="1238" w:author="BASHAR FAISAL" w:date="2026-04-23T20:15:00Z">
        <w:r w:rsidRPr="00AA5F69">
          <w:rPr>
            <w:rFonts w:ascii="Arial" w:hAnsi="Arial" w:cs="Arial"/>
            <w:color w:val="1F1F1F"/>
            <w:sz w:val="28"/>
            <w:szCs w:val="28"/>
            <w:rtl/>
            <w:rPrChange w:id="1239" w:author="Maher" w:date="2026-04-24T00:10:00Z">
              <w:rPr>
                <w:rFonts w:ascii="Arial" w:hAnsi="Arial" w:cs="Arial"/>
                <w:color w:val="1F1F1F"/>
                <w:rtl/>
              </w:rPr>
            </w:rPrChange>
          </w:rPr>
          <w:t>هو إطار عمل ويب عالي المستوى مكتوب بلغة</w:t>
        </w:r>
        <w:r w:rsidRPr="00AA5F69">
          <w:rPr>
            <w:rFonts w:ascii="Arial" w:hAnsi="Arial" w:cs="Arial"/>
            <w:color w:val="1F1F1F"/>
            <w:sz w:val="28"/>
            <w:szCs w:val="28"/>
            <w:rPrChange w:id="1240" w:author="Maher" w:date="2026-04-24T00:10:00Z">
              <w:rPr>
                <w:rFonts w:ascii="Arial" w:hAnsi="Arial" w:cs="Arial"/>
                <w:color w:val="1F1F1F"/>
              </w:rPr>
            </w:rPrChange>
          </w:rPr>
          <w:t xml:space="preserve"> Python</w:t>
        </w:r>
        <w:r w:rsidRPr="00AA5F69">
          <w:rPr>
            <w:rFonts w:ascii="Arial" w:hAnsi="Arial" w:cs="Arial"/>
            <w:color w:val="1F1F1F"/>
            <w:sz w:val="28"/>
            <w:szCs w:val="28"/>
            <w:rtl/>
            <w:rPrChange w:id="1241" w:author="Maher" w:date="2026-04-24T00:10:00Z">
              <w:rPr>
                <w:rFonts w:ascii="Arial" w:hAnsi="Arial" w:cs="Arial"/>
                <w:color w:val="1F1F1F"/>
                <w:rtl/>
              </w:rPr>
            </w:rPrChange>
          </w:rPr>
          <w:t>، يشجع على التطوير السريع والتصميم</w:t>
        </w:r>
      </w:ins>
      <w:ins w:id="1242" w:author="BASHAR FAISAL" w:date="2026-04-23T20:16:00Z">
        <w:r w:rsidRPr="00AA5F69">
          <w:rPr>
            <w:rFonts w:ascii="Arial" w:hAnsi="Arial" w:cs="Arial"/>
            <w:color w:val="1F1F1F"/>
            <w:sz w:val="28"/>
            <w:szCs w:val="28"/>
            <w:rtl/>
            <w:rPrChange w:id="1243" w:author="Maher" w:date="2026-04-24T00:10:00Z">
              <w:rPr>
                <w:rFonts w:ascii="Arial" w:hAnsi="Arial" w:cs="Arial"/>
                <w:color w:val="1F1F1F"/>
                <w:rtl/>
              </w:rPr>
            </w:rPrChange>
          </w:rPr>
          <w:t xml:space="preserve"> </w:t>
        </w:r>
      </w:ins>
      <w:ins w:id="1244" w:author="BASHAR FAISAL" w:date="2026-04-23T20:15:00Z">
        <w:r w:rsidRPr="00AA5F69">
          <w:rPr>
            <w:rFonts w:ascii="Arial" w:hAnsi="Arial" w:cs="Arial"/>
            <w:color w:val="1F1F1F"/>
            <w:sz w:val="28"/>
            <w:szCs w:val="28"/>
            <w:rtl/>
            <w:rPrChange w:id="1245" w:author="Maher" w:date="2026-04-24T00:10:00Z">
              <w:rPr>
                <w:rFonts w:ascii="Arial" w:hAnsi="Arial" w:cs="Arial"/>
                <w:color w:val="1F1F1F"/>
                <w:rtl/>
              </w:rPr>
            </w:rPrChange>
          </w:rPr>
          <w:t>النظيف والعملي. يتبع نمط التصميم</w:t>
        </w:r>
        <w:r w:rsidRPr="00AA5F69">
          <w:rPr>
            <w:rFonts w:ascii="Arial" w:hAnsi="Arial" w:cs="Arial"/>
            <w:color w:val="1F1F1F"/>
            <w:sz w:val="28"/>
            <w:szCs w:val="28"/>
            <w:rPrChange w:id="1246" w:author="Maher" w:date="2026-04-24T00:10:00Z">
              <w:rPr>
                <w:rFonts w:ascii="Arial" w:hAnsi="Arial" w:cs="Arial"/>
                <w:color w:val="1F1F1F"/>
              </w:rPr>
            </w:rPrChange>
          </w:rPr>
          <w:t xml:space="preserve"> </w:t>
        </w:r>
      </w:ins>
      <w:ins w:id="1247" w:author="BASHAR FAISAL" w:date="2026-04-23T20:16:00Z">
        <w:r w:rsidRPr="00AA5F69">
          <w:rPr>
            <w:rFonts w:ascii="Arial" w:hAnsi="Arial" w:cs="Arial"/>
            <w:color w:val="1F1F1F"/>
            <w:sz w:val="28"/>
            <w:szCs w:val="28"/>
            <w:rPrChange w:id="1248" w:author="Maher" w:date="2026-04-24T00:10:00Z">
              <w:rPr>
                <w:rFonts w:ascii="Arial" w:hAnsi="Arial" w:cs="Arial"/>
                <w:color w:val="1F1F1F"/>
              </w:rPr>
            </w:rPrChange>
          </w:rPr>
          <w:t xml:space="preserve"> </w:t>
        </w:r>
        <w:r w:rsidRPr="008A3690">
          <w:rPr>
            <w:rFonts w:asciiTheme="majorBidi" w:hAnsiTheme="majorBidi" w:cstheme="majorBidi"/>
            <w:sz w:val="28"/>
            <w:szCs w:val="28"/>
            <w:vertAlign w:val="superscript"/>
          </w:rPr>
          <w:t>[</w:t>
        </w:r>
      </w:ins>
      <w:ins w:id="1249" w:author="BASHAR FAISAL" w:date="2026-04-23T20:53:00Z">
        <w:r w:rsidR="005B2D0C" w:rsidRPr="005F6ECA">
          <w:rPr>
            <w:rFonts w:asciiTheme="majorBidi" w:hAnsiTheme="majorBidi" w:cstheme="majorBidi"/>
            <w:sz w:val="28"/>
            <w:szCs w:val="28"/>
            <w:vertAlign w:val="superscript"/>
          </w:rPr>
          <w:t>5</w:t>
        </w:r>
      </w:ins>
      <w:ins w:id="1250" w:author="BASHAR FAISAL" w:date="2026-04-23T20:16:00Z">
        <w:r w:rsidRPr="008779A9">
          <w:rPr>
            <w:rFonts w:asciiTheme="majorBidi" w:hAnsiTheme="majorBidi" w:cstheme="majorBidi"/>
            <w:sz w:val="28"/>
            <w:szCs w:val="28"/>
            <w:vertAlign w:val="superscript"/>
          </w:rPr>
          <w:t>]</w:t>
        </w:r>
        <w:r w:rsidRPr="00AA5F69">
          <w:rPr>
            <w:rFonts w:ascii="Arial" w:hAnsi="Arial" w:cs="Arial"/>
            <w:color w:val="1F1F1F"/>
            <w:sz w:val="28"/>
            <w:szCs w:val="28"/>
            <w:rPrChange w:id="1251" w:author="Maher" w:date="2026-04-24T00:10:00Z">
              <w:rPr>
                <w:rFonts w:ascii="Arial" w:hAnsi="Arial" w:cs="Arial"/>
                <w:color w:val="1F1F1F"/>
              </w:rPr>
            </w:rPrChange>
          </w:rPr>
          <w:t xml:space="preserve"> </w:t>
        </w:r>
      </w:ins>
      <w:ins w:id="1252" w:author="BASHAR FAISAL" w:date="2026-04-23T20:15:00Z">
        <w:r w:rsidRPr="00AA5F69">
          <w:rPr>
            <w:rFonts w:ascii="Arial" w:hAnsi="Arial" w:cs="Arial"/>
            <w:color w:val="1F1F1F"/>
            <w:sz w:val="28"/>
            <w:szCs w:val="28"/>
            <w:rPrChange w:id="1253" w:author="Maher" w:date="2026-04-24T00:10:00Z">
              <w:rPr>
                <w:rFonts w:ascii="Arial" w:hAnsi="Arial" w:cs="Arial"/>
                <w:color w:val="1F1F1F"/>
              </w:rPr>
            </w:rPrChange>
          </w:rPr>
          <w:t>(Model-Template-View)</w:t>
        </w:r>
      </w:ins>
      <w:del w:id="1254" w:author="BASHAR FAISAL" w:date="2026-04-23T20:15:00Z">
        <w:r w:rsidR="001D4C08" w:rsidRPr="00AA5F69" w:rsidDel="001A4125">
          <w:rPr>
            <w:rFonts w:asciiTheme="majorBidi" w:hAnsiTheme="majorBidi" w:cstheme="majorBidi"/>
            <w:sz w:val="28"/>
            <w:szCs w:val="28"/>
            <w:rtl/>
            <w:rPrChange w:id="1255" w:author="Maher" w:date="2026-04-24T00:10:00Z">
              <w:rPr>
                <w:rFonts w:ascii="Traditional Arabic" w:hAnsi="Traditional Arabic" w:cs="Traditional Arabic"/>
                <w:sz w:val="28"/>
                <w:szCs w:val="28"/>
                <w:rtl/>
              </w:rPr>
            </w:rPrChange>
          </w:rPr>
          <w:delText>يمثل إطار العمل</w:delText>
        </w:r>
        <w:r w:rsidR="001D4C08" w:rsidRPr="00AA5F69" w:rsidDel="001A4125">
          <w:rPr>
            <w:rFonts w:asciiTheme="majorBidi" w:hAnsiTheme="majorBidi" w:cstheme="majorBidi"/>
            <w:sz w:val="28"/>
            <w:szCs w:val="28"/>
            <w:rPrChange w:id="1256" w:author="Maher" w:date="2026-04-24T00:10:00Z">
              <w:rPr>
                <w:rFonts w:ascii="Traditional Arabic" w:hAnsi="Traditional Arabic" w:cs="Traditional Arabic"/>
                <w:sz w:val="28"/>
                <w:szCs w:val="28"/>
              </w:rPr>
            </w:rPrChange>
          </w:rPr>
          <w:delText xml:space="preserve"> Django </w:delText>
        </w:r>
        <w:r w:rsidR="001D4C08" w:rsidRPr="00AA5F69" w:rsidDel="001A4125">
          <w:rPr>
            <w:rFonts w:asciiTheme="majorBidi" w:hAnsiTheme="majorBidi" w:cstheme="majorBidi"/>
            <w:sz w:val="28"/>
            <w:szCs w:val="28"/>
            <w:rtl/>
            <w:rPrChange w:id="1257" w:author="Maher" w:date="2026-04-24T00:10:00Z">
              <w:rPr>
                <w:rFonts w:ascii="Traditional Arabic" w:hAnsi="Traditional Arabic" w:cs="Traditional Arabic"/>
                <w:sz w:val="28"/>
                <w:szCs w:val="28"/>
                <w:rtl/>
              </w:rPr>
            </w:rPrChange>
          </w:rPr>
          <w:delText>المعتمد على لغة</w:delText>
        </w:r>
        <w:r w:rsidR="001D4C08" w:rsidRPr="00AA5F69" w:rsidDel="001A4125">
          <w:rPr>
            <w:rFonts w:asciiTheme="majorBidi" w:hAnsiTheme="majorBidi" w:cstheme="majorBidi"/>
            <w:sz w:val="28"/>
            <w:szCs w:val="28"/>
            <w:rPrChange w:id="1258" w:author="Maher" w:date="2026-04-24T00:10:00Z">
              <w:rPr>
                <w:rFonts w:ascii="Traditional Arabic" w:hAnsi="Traditional Arabic" w:cs="Traditional Arabic"/>
                <w:sz w:val="28"/>
                <w:szCs w:val="28"/>
              </w:rPr>
            </w:rPrChange>
          </w:rPr>
          <w:delText xml:space="preserve"> Python </w:delText>
        </w:r>
        <w:r w:rsidR="001D4C08" w:rsidRPr="00AA5F69" w:rsidDel="001A4125">
          <w:rPr>
            <w:rFonts w:asciiTheme="majorBidi" w:hAnsiTheme="majorBidi" w:cstheme="majorBidi"/>
            <w:sz w:val="28"/>
            <w:szCs w:val="28"/>
            <w:rtl/>
            <w:rPrChange w:id="1259" w:author="Maher" w:date="2026-04-24T00:10:00Z">
              <w:rPr>
                <w:rFonts w:ascii="Traditional Arabic" w:hAnsi="Traditional Arabic" w:cs="Traditional Arabic"/>
                <w:sz w:val="28"/>
                <w:szCs w:val="28"/>
                <w:rtl/>
              </w:rPr>
            </w:rPrChange>
          </w:rPr>
          <w:delText>المحرك الأساسي</w:delText>
        </w:r>
        <w:r w:rsidR="001D4C08" w:rsidRPr="00AA5F69" w:rsidDel="001A4125">
          <w:rPr>
            <w:rFonts w:asciiTheme="majorBidi" w:hAnsiTheme="majorBidi" w:cstheme="majorBidi"/>
            <w:sz w:val="28"/>
            <w:szCs w:val="28"/>
            <w:rPrChange w:id="1260" w:author="Maher" w:date="2026-04-24T00:10:00Z">
              <w:rPr>
                <w:rFonts w:ascii="Traditional Arabic" w:hAnsi="Traditional Arabic" w:cs="Traditional Arabic"/>
                <w:sz w:val="28"/>
                <w:szCs w:val="28"/>
              </w:rPr>
            </w:rPrChange>
          </w:rPr>
          <w:delText xml:space="preserve"> (Back-end) </w:delText>
        </w:r>
        <w:r w:rsidR="001D4C08" w:rsidRPr="00AA5F69" w:rsidDel="001A4125">
          <w:rPr>
            <w:rFonts w:asciiTheme="majorBidi" w:hAnsiTheme="majorBidi" w:cstheme="majorBidi"/>
            <w:sz w:val="28"/>
            <w:szCs w:val="28"/>
            <w:rtl/>
            <w:rPrChange w:id="1261" w:author="Maher" w:date="2026-04-24T00:10:00Z">
              <w:rPr>
                <w:rFonts w:ascii="Traditional Arabic" w:hAnsi="Traditional Arabic" w:cs="Traditional Arabic"/>
                <w:sz w:val="28"/>
                <w:szCs w:val="28"/>
                <w:rtl/>
              </w:rPr>
            </w:rPrChange>
          </w:rPr>
          <w:delText>للمنصة</w:delText>
        </w:r>
      </w:del>
      <w:r w:rsidR="001D4C08" w:rsidRPr="00AA5F69">
        <w:rPr>
          <w:rFonts w:asciiTheme="majorBidi" w:hAnsiTheme="majorBidi" w:cstheme="majorBidi"/>
          <w:sz w:val="28"/>
          <w:szCs w:val="28"/>
          <w:rtl/>
          <w:rPrChange w:id="1262" w:author="Maher" w:date="2026-04-24T00:10:00Z">
            <w:rPr>
              <w:rFonts w:ascii="Traditional Arabic" w:hAnsi="Traditional Arabic" w:cs="Traditional Arabic"/>
              <w:sz w:val="28"/>
              <w:szCs w:val="28"/>
              <w:rtl/>
            </w:rPr>
          </w:rPrChange>
        </w:rPr>
        <w:t>. تم اختياره للأسباب التقنية التالية</w:t>
      </w:r>
      <w:r w:rsidR="001D4C08" w:rsidRPr="00AA5F69">
        <w:rPr>
          <w:rFonts w:asciiTheme="majorBidi" w:hAnsiTheme="majorBidi" w:cstheme="majorBidi"/>
          <w:sz w:val="28"/>
          <w:szCs w:val="28"/>
          <w:rPrChange w:id="1263" w:author="Maher" w:date="2026-04-24T00:10:00Z">
            <w:rPr>
              <w:rFonts w:ascii="Traditional Arabic" w:hAnsi="Traditional Arabic" w:cs="Traditional Arabic"/>
              <w:sz w:val="28"/>
              <w:szCs w:val="28"/>
            </w:rPr>
          </w:rPrChange>
        </w:rPr>
        <w:t>:</w:t>
      </w:r>
    </w:p>
    <w:p w:rsidR="001D4C08" w:rsidRPr="00AA5F69" w:rsidRDefault="001D4C08">
      <w:pPr>
        <w:pStyle w:val="a3"/>
        <w:numPr>
          <w:ilvl w:val="0"/>
          <w:numId w:val="71"/>
        </w:numPr>
        <w:bidi/>
        <w:jc w:val="both"/>
        <w:rPr>
          <w:rFonts w:asciiTheme="majorBidi" w:hAnsiTheme="majorBidi" w:cstheme="majorBidi"/>
          <w:sz w:val="28"/>
          <w:szCs w:val="28"/>
          <w:rtl/>
          <w:rPrChange w:id="1264" w:author="Maher" w:date="2026-04-24T00:10:00Z">
            <w:rPr>
              <w:rFonts w:ascii="Traditional Arabic" w:hAnsi="Traditional Arabic" w:cs="Traditional Arabic"/>
              <w:sz w:val="28"/>
              <w:szCs w:val="28"/>
              <w:rtl/>
            </w:rPr>
          </w:rPrChange>
        </w:rPr>
        <w:pPrChange w:id="1265" w:author="Maher" w:date="2026-04-24T00:10:00Z">
          <w:pPr>
            <w:pStyle w:val="a3"/>
            <w:numPr>
              <w:numId w:val="53"/>
            </w:numPr>
            <w:bidi/>
            <w:ind w:left="360" w:hanging="360"/>
            <w:jc w:val="both"/>
          </w:pPr>
        </w:pPrChange>
      </w:pPr>
      <w:r w:rsidRPr="00AA5F69">
        <w:rPr>
          <w:rFonts w:asciiTheme="majorBidi" w:hAnsiTheme="majorBidi" w:cstheme="majorBidi"/>
          <w:sz w:val="28"/>
          <w:szCs w:val="28"/>
          <w:rtl/>
          <w:rPrChange w:id="1266" w:author="Maher" w:date="2026-04-24T00:10:00Z">
            <w:rPr>
              <w:rFonts w:ascii="Traditional Arabic" w:hAnsi="Traditional Arabic" w:cs="Traditional Arabic"/>
              <w:sz w:val="28"/>
              <w:szCs w:val="28"/>
              <w:rtl/>
            </w:rPr>
          </w:rPrChange>
        </w:rPr>
        <w:t>الأمان والموثوقية</w:t>
      </w:r>
      <w:r w:rsidRPr="00AA5F69">
        <w:rPr>
          <w:rFonts w:asciiTheme="majorBidi" w:hAnsiTheme="majorBidi" w:cstheme="majorBidi"/>
          <w:sz w:val="28"/>
          <w:szCs w:val="28"/>
          <w:rPrChange w:id="1267" w:author="Maher" w:date="2026-04-24T00:10:00Z">
            <w:rPr>
              <w:rFonts w:ascii="Traditional Arabic" w:hAnsi="Traditional Arabic" w:cs="Traditional Arabic"/>
              <w:sz w:val="28"/>
              <w:szCs w:val="28"/>
            </w:rPr>
          </w:rPrChange>
        </w:rPr>
        <w:t xml:space="preserve"> (Batteries Included): </w:t>
      </w:r>
      <w:r w:rsidRPr="00AA5F69">
        <w:rPr>
          <w:rFonts w:asciiTheme="majorBidi" w:hAnsiTheme="majorBidi" w:cstheme="majorBidi"/>
          <w:sz w:val="28"/>
          <w:szCs w:val="28"/>
          <w:rtl/>
          <w:rPrChange w:id="1268" w:author="Maher" w:date="2026-04-24T00:10:00Z">
            <w:rPr>
              <w:rFonts w:ascii="Traditional Arabic" w:hAnsi="Traditional Arabic" w:cs="Traditional Arabic"/>
              <w:sz w:val="28"/>
              <w:szCs w:val="28"/>
              <w:rtl/>
            </w:rPr>
          </w:rPrChange>
        </w:rPr>
        <w:t>يشتهر</w:t>
      </w:r>
      <w:r w:rsidRPr="00AA5F69">
        <w:rPr>
          <w:rFonts w:asciiTheme="majorBidi" w:hAnsiTheme="majorBidi" w:cstheme="majorBidi"/>
          <w:sz w:val="28"/>
          <w:szCs w:val="28"/>
          <w:rPrChange w:id="1269" w:author="Maher" w:date="2026-04-24T00:10:00Z">
            <w:rPr>
              <w:rFonts w:ascii="Traditional Arabic" w:hAnsi="Traditional Arabic" w:cs="Traditional Arabic"/>
              <w:sz w:val="28"/>
              <w:szCs w:val="28"/>
            </w:rPr>
          </w:rPrChange>
        </w:rPr>
        <w:t xml:space="preserve"> Django </w:t>
      </w:r>
      <w:r w:rsidRPr="00AA5F69">
        <w:rPr>
          <w:rFonts w:asciiTheme="majorBidi" w:hAnsiTheme="majorBidi" w:cstheme="majorBidi"/>
          <w:sz w:val="28"/>
          <w:szCs w:val="28"/>
          <w:rtl/>
          <w:rPrChange w:id="1270" w:author="Maher" w:date="2026-04-24T00:10:00Z">
            <w:rPr>
              <w:rFonts w:ascii="Traditional Arabic" w:hAnsi="Traditional Arabic" w:cs="Traditional Arabic"/>
              <w:sz w:val="28"/>
              <w:szCs w:val="28"/>
              <w:rtl/>
            </w:rPr>
          </w:rPrChange>
        </w:rPr>
        <w:t>بتوفير حماية مدمجة ضد الثغرات الأمنية الشائعة مثل</w:t>
      </w:r>
      <w:r w:rsidRPr="00AA5F69">
        <w:rPr>
          <w:rFonts w:asciiTheme="majorBidi" w:hAnsiTheme="majorBidi" w:cstheme="majorBidi"/>
          <w:sz w:val="28"/>
          <w:szCs w:val="28"/>
          <w:rPrChange w:id="1271" w:author="Maher" w:date="2026-04-24T00:10:00Z">
            <w:rPr>
              <w:rFonts w:ascii="Traditional Arabic" w:hAnsi="Traditional Arabic" w:cs="Traditional Arabic"/>
              <w:sz w:val="28"/>
              <w:szCs w:val="28"/>
            </w:rPr>
          </w:rPrChange>
        </w:rPr>
        <w:t xml:space="preserve"> SQL Injection </w:t>
      </w:r>
      <w:r w:rsidRPr="00AA5F69">
        <w:rPr>
          <w:rFonts w:asciiTheme="majorBidi" w:hAnsiTheme="majorBidi" w:cstheme="majorBidi"/>
          <w:sz w:val="28"/>
          <w:szCs w:val="28"/>
          <w:rtl/>
          <w:rPrChange w:id="1272" w:author="Maher" w:date="2026-04-24T00:10:00Z">
            <w:rPr>
              <w:rFonts w:ascii="Traditional Arabic" w:hAnsi="Traditional Arabic" w:cs="Traditional Arabic"/>
              <w:sz w:val="28"/>
              <w:szCs w:val="28"/>
              <w:rtl/>
            </w:rPr>
          </w:rPrChange>
        </w:rPr>
        <w:t>و</w:t>
      </w:r>
      <w:r w:rsidRPr="00AA5F69">
        <w:rPr>
          <w:rFonts w:asciiTheme="majorBidi" w:hAnsiTheme="majorBidi" w:cstheme="majorBidi"/>
          <w:sz w:val="28"/>
          <w:szCs w:val="28"/>
          <w:rPrChange w:id="1273" w:author="Maher" w:date="2026-04-24T00:10:00Z">
            <w:rPr>
              <w:rFonts w:ascii="Traditional Arabic" w:hAnsi="Traditional Arabic" w:cs="Traditional Arabic"/>
              <w:sz w:val="28"/>
              <w:szCs w:val="28"/>
            </w:rPr>
          </w:rPrChange>
        </w:rPr>
        <w:t xml:space="preserve"> Cross-site Scripting</w:t>
      </w:r>
      <w:r w:rsidRPr="00AA5F69">
        <w:rPr>
          <w:rFonts w:asciiTheme="majorBidi" w:hAnsiTheme="majorBidi" w:cstheme="majorBidi"/>
          <w:sz w:val="28"/>
          <w:szCs w:val="28"/>
          <w:rtl/>
          <w:rPrChange w:id="1274" w:author="Maher" w:date="2026-04-24T00:10:00Z">
            <w:rPr>
              <w:rFonts w:ascii="Traditional Arabic" w:hAnsi="Traditional Arabic" w:cs="Traditional Arabic"/>
              <w:sz w:val="28"/>
              <w:szCs w:val="28"/>
              <w:rtl/>
            </w:rPr>
          </w:rPrChange>
        </w:rPr>
        <w:t>، وهو أمر بالغ الأهمية في نظام يتعامل مع سجلات مستخدمين وعمليات توزيع حساسة</w:t>
      </w:r>
      <w:r w:rsidRPr="00AA5F69">
        <w:rPr>
          <w:rFonts w:asciiTheme="majorBidi" w:hAnsiTheme="majorBidi" w:cstheme="majorBidi"/>
          <w:sz w:val="28"/>
          <w:szCs w:val="28"/>
          <w:rPrChange w:id="1275" w:author="Maher" w:date="2026-04-24T00:10:00Z">
            <w:rPr>
              <w:rFonts w:ascii="Traditional Arabic" w:hAnsi="Traditional Arabic" w:cs="Traditional Arabic"/>
              <w:sz w:val="28"/>
              <w:szCs w:val="28"/>
            </w:rPr>
          </w:rPrChange>
        </w:rPr>
        <w:t xml:space="preserve"> </w:t>
      </w:r>
      <w:del w:id="1276" w:author="BASHAR FAISAL" w:date="2026-04-19T16:52:00Z">
        <w:r w:rsidR="00D83C89" w:rsidRPr="00AA5F69" w:rsidDel="003F2ECE">
          <w:rPr>
            <w:rFonts w:asciiTheme="majorBidi" w:hAnsiTheme="majorBidi" w:cstheme="majorBidi"/>
            <w:sz w:val="28"/>
            <w:szCs w:val="28"/>
            <w:rPrChange w:id="1277" w:author="Maher" w:date="2026-04-24T00:10:00Z">
              <w:rPr>
                <w:rFonts w:ascii="Traditional Arabic" w:hAnsi="Traditional Arabic" w:cs="Traditional Arabic"/>
                <w:sz w:val="28"/>
                <w:szCs w:val="28"/>
              </w:rPr>
            </w:rPrChange>
          </w:rPr>
          <w:delText>(</w:delText>
        </w:r>
        <w:r w:rsidRPr="00AA5F69" w:rsidDel="003F2ECE">
          <w:rPr>
            <w:rFonts w:asciiTheme="majorBidi" w:hAnsiTheme="majorBidi" w:cstheme="majorBidi"/>
            <w:sz w:val="28"/>
            <w:szCs w:val="28"/>
            <w:rPrChange w:id="1278" w:author="Maher" w:date="2026-04-24T00:10:00Z">
              <w:rPr>
                <w:rFonts w:ascii="Traditional Arabic" w:hAnsi="Traditional Arabic" w:cs="Traditional Arabic"/>
                <w:sz w:val="28"/>
                <w:szCs w:val="28"/>
              </w:rPr>
            </w:rPrChange>
          </w:rPr>
          <w:delText>5).</w:delText>
        </w:r>
      </w:del>
      <w:ins w:id="1279" w:author="BASHAR FAISAL" w:date="2026-04-19T16:52:00Z">
        <w:r w:rsidR="003F2ECE" w:rsidRPr="00AA5F69">
          <w:rPr>
            <w:rFonts w:asciiTheme="majorBidi" w:hAnsiTheme="majorBidi" w:cstheme="majorBidi"/>
            <w:sz w:val="28"/>
            <w:szCs w:val="28"/>
            <w:rtl/>
            <w:rPrChange w:id="1280" w:author="Maher" w:date="2026-04-24T00:10:00Z">
              <w:rPr>
                <w:rFonts w:ascii="Traditional Arabic" w:hAnsi="Traditional Arabic" w:cs="Traditional Arabic"/>
                <w:sz w:val="28"/>
                <w:szCs w:val="28"/>
                <w:rtl/>
              </w:rPr>
            </w:rPrChange>
          </w:rPr>
          <w:t>.</w:t>
        </w:r>
      </w:ins>
    </w:p>
    <w:p w:rsidR="001D4C08" w:rsidRPr="00AA5F69" w:rsidRDefault="001D4C08">
      <w:pPr>
        <w:pStyle w:val="a3"/>
        <w:numPr>
          <w:ilvl w:val="0"/>
          <w:numId w:val="71"/>
        </w:numPr>
        <w:bidi/>
        <w:jc w:val="both"/>
        <w:rPr>
          <w:rFonts w:asciiTheme="majorBidi" w:hAnsiTheme="majorBidi" w:cstheme="majorBidi"/>
          <w:sz w:val="28"/>
          <w:szCs w:val="28"/>
          <w:rtl/>
          <w:rPrChange w:id="1281" w:author="Maher" w:date="2026-04-24T00:10:00Z">
            <w:rPr>
              <w:rFonts w:ascii="Traditional Arabic" w:hAnsi="Traditional Arabic" w:cs="Traditional Arabic"/>
              <w:sz w:val="28"/>
              <w:szCs w:val="28"/>
              <w:rtl/>
            </w:rPr>
          </w:rPrChange>
        </w:rPr>
        <w:pPrChange w:id="1282" w:author="Maher" w:date="2026-04-24T00:10:00Z">
          <w:pPr>
            <w:pStyle w:val="a3"/>
            <w:numPr>
              <w:numId w:val="53"/>
            </w:numPr>
            <w:bidi/>
            <w:ind w:left="360" w:hanging="360"/>
            <w:jc w:val="both"/>
          </w:pPr>
        </w:pPrChange>
      </w:pPr>
      <w:r w:rsidRPr="00AA5F69">
        <w:rPr>
          <w:rFonts w:asciiTheme="majorBidi" w:hAnsiTheme="majorBidi" w:cstheme="majorBidi"/>
          <w:sz w:val="28"/>
          <w:szCs w:val="28"/>
          <w:rtl/>
          <w:rPrChange w:id="1283" w:author="Maher" w:date="2026-04-24T00:10:00Z">
            <w:rPr>
              <w:rFonts w:ascii="Traditional Arabic" w:hAnsi="Traditional Arabic" w:cs="Traditional Arabic"/>
              <w:sz w:val="28"/>
              <w:szCs w:val="28"/>
              <w:rtl/>
            </w:rPr>
          </w:rPrChange>
        </w:rPr>
        <w:t>تكامل الذكاء الاصطناعي: نظراً لأن</w:t>
      </w:r>
      <w:r w:rsidRPr="00AA5F69">
        <w:rPr>
          <w:rFonts w:asciiTheme="majorBidi" w:hAnsiTheme="majorBidi" w:cstheme="majorBidi"/>
          <w:sz w:val="28"/>
          <w:szCs w:val="28"/>
          <w:rPrChange w:id="1284" w:author="Maher" w:date="2026-04-24T00:10:00Z">
            <w:rPr>
              <w:rFonts w:ascii="Traditional Arabic" w:hAnsi="Traditional Arabic" w:cs="Traditional Arabic"/>
              <w:sz w:val="28"/>
              <w:szCs w:val="28"/>
            </w:rPr>
          </w:rPrChange>
        </w:rPr>
        <w:t xml:space="preserve"> Python </w:t>
      </w:r>
      <w:r w:rsidRPr="00AA5F69">
        <w:rPr>
          <w:rFonts w:asciiTheme="majorBidi" w:hAnsiTheme="majorBidi" w:cstheme="majorBidi"/>
          <w:sz w:val="28"/>
          <w:szCs w:val="28"/>
          <w:rtl/>
          <w:rPrChange w:id="1285" w:author="Maher" w:date="2026-04-24T00:10:00Z">
            <w:rPr>
              <w:rFonts w:ascii="Traditional Arabic" w:hAnsi="Traditional Arabic" w:cs="Traditional Arabic"/>
              <w:sz w:val="28"/>
              <w:szCs w:val="28"/>
              <w:rtl/>
            </w:rPr>
          </w:rPrChange>
        </w:rPr>
        <w:t>هي اللغة الرائدة في مجال الذكاء الاصطناعي، فإن</w:t>
      </w:r>
      <w:r w:rsidRPr="00AA5F69">
        <w:rPr>
          <w:rFonts w:asciiTheme="majorBidi" w:hAnsiTheme="majorBidi" w:cstheme="majorBidi"/>
          <w:sz w:val="28"/>
          <w:szCs w:val="28"/>
          <w:rPrChange w:id="1286" w:author="Maher" w:date="2026-04-24T00:10:00Z">
            <w:rPr>
              <w:rFonts w:ascii="Traditional Arabic" w:hAnsi="Traditional Arabic" w:cs="Traditional Arabic"/>
              <w:sz w:val="28"/>
              <w:szCs w:val="28"/>
            </w:rPr>
          </w:rPrChange>
        </w:rPr>
        <w:t xml:space="preserve"> Django </w:t>
      </w:r>
      <w:r w:rsidRPr="00AA5F69">
        <w:rPr>
          <w:rFonts w:asciiTheme="majorBidi" w:hAnsiTheme="majorBidi" w:cstheme="majorBidi"/>
          <w:sz w:val="28"/>
          <w:szCs w:val="28"/>
          <w:rtl/>
          <w:rPrChange w:id="1287" w:author="Maher" w:date="2026-04-24T00:10:00Z">
            <w:rPr>
              <w:rFonts w:ascii="Traditional Arabic" w:hAnsi="Traditional Arabic" w:cs="Traditional Arabic"/>
              <w:sz w:val="28"/>
              <w:szCs w:val="28"/>
              <w:rtl/>
            </w:rPr>
          </w:rPrChange>
        </w:rPr>
        <w:t>يسهل عملية دمج مكتبات الرؤية الحاسوبية ونماذج اللغة الكبيرة</w:t>
      </w:r>
      <w:r w:rsidRPr="00AA5F69">
        <w:rPr>
          <w:rFonts w:asciiTheme="majorBidi" w:hAnsiTheme="majorBidi" w:cstheme="majorBidi"/>
          <w:sz w:val="28"/>
          <w:szCs w:val="28"/>
          <w:rPrChange w:id="1288" w:author="Maher" w:date="2026-04-24T00:10:00Z">
            <w:rPr>
              <w:rFonts w:ascii="Traditional Arabic" w:hAnsi="Traditional Arabic" w:cs="Traditional Arabic"/>
              <w:sz w:val="28"/>
              <w:szCs w:val="28"/>
            </w:rPr>
          </w:rPrChange>
        </w:rPr>
        <w:t xml:space="preserve"> (LLMs) </w:t>
      </w:r>
      <w:r w:rsidRPr="00AA5F69">
        <w:rPr>
          <w:rFonts w:asciiTheme="majorBidi" w:hAnsiTheme="majorBidi" w:cstheme="majorBidi"/>
          <w:sz w:val="28"/>
          <w:szCs w:val="28"/>
          <w:rtl/>
          <w:rPrChange w:id="1289" w:author="Maher" w:date="2026-04-24T00:10:00Z">
            <w:rPr>
              <w:rFonts w:ascii="Traditional Arabic" w:hAnsi="Traditional Arabic" w:cs="Traditional Arabic"/>
              <w:sz w:val="28"/>
              <w:szCs w:val="28"/>
              <w:rtl/>
            </w:rPr>
          </w:rPrChange>
        </w:rPr>
        <w:t>ضمن منطق أعمال المنصة بسلاسة عبر مكتبات مثل</w:t>
      </w:r>
      <w:r w:rsidRPr="00AA5F69">
        <w:rPr>
          <w:rFonts w:asciiTheme="majorBidi" w:hAnsiTheme="majorBidi" w:cstheme="majorBidi"/>
          <w:sz w:val="28"/>
          <w:szCs w:val="28"/>
          <w:rPrChange w:id="1290" w:author="Maher" w:date="2026-04-24T00:10:00Z">
            <w:rPr>
              <w:rFonts w:ascii="Traditional Arabic" w:hAnsi="Traditional Arabic" w:cs="Traditional Arabic"/>
              <w:sz w:val="28"/>
              <w:szCs w:val="28"/>
            </w:rPr>
          </w:rPrChange>
        </w:rPr>
        <w:t xml:space="preserve"> PyTorch </w:t>
      </w:r>
      <w:r w:rsidRPr="00AA5F69">
        <w:rPr>
          <w:rFonts w:asciiTheme="majorBidi" w:hAnsiTheme="majorBidi" w:cstheme="majorBidi"/>
          <w:sz w:val="28"/>
          <w:szCs w:val="28"/>
          <w:rtl/>
          <w:rPrChange w:id="1291" w:author="Maher" w:date="2026-04-24T00:10:00Z">
            <w:rPr>
              <w:rFonts w:ascii="Traditional Arabic" w:hAnsi="Traditional Arabic" w:cs="Traditional Arabic"/>
              <w:sz w:val="28"/>
              <w:szCs w:val="28"/>
              <w:rtl/>
            </w:rPr>
          </w:rPrChange>
        </w:rPr>
        <w:t>و</w:t>
      </w:r>
      <w:r w:rsidRPr="00AA5F69">
        <w:rPr>
          <w:rFonts w:asciiTheme="majorBidi" w:hAnsiTheme="majorBidi" w:cstheme="majorBidi"/>
          <w:sz w:val="28"/>
          <w:szCs w:val="28"/>
          <w:rPrChange w:id="1292" w:author="Maher" w:date="2026-04-24T00:10:00Z">
            <w:rPr>
              <w:rFonts w:ascii="Traditional Arabic" w:hAnsi="Traditional Arabic" w:cs="Traditional Arabic"/>
              <w:sz w:val="28"/>
              <w:szCs w:val="28"/>
            </w:rPr>
          </w:rPrChange>
        </w:rPr>
        <w:t xml:space="preserve"> TensorFlow</w:t>
      </w:r>
      <w:del w:id="1293" w:author="BASHAR FAISAL" w:date="2026-04-19T17:46:00Z">
        <w:r w:rsidRPr="00AA5F69" w:rsidDel="00472B2A">
          <w:rPr>
            <w:rFonts w:asciiTheme="majorBidi" w:hAnsiTheme="majorBidi" w:cstheme="majorBidi"/>
            <w:sz w:val="28"/>
            <w:szCs w:val="28"/>
            <w:rPrChange w:id="1294" w:author="Maher" w:date="2026-04-24T00:10:00Z">
              <w:rPr>
                <w:rFonts w:ascii="Traditional Arabic" w:hAnsi="Traditional Arabic" w:cs="Traditional Arabic"/>
                <w:sz w:val="28"/>
                <w:szCs w:val="28"/>
              </w:rPr>
            </w:rPrChange>
          </w:rPr>
          <w:delText xml:space="preserve"> </w:delText>
        </w:r>
        <w:r w:rsidR="00D83C89" w:rsidRPr="00AA5F69" w:rsidDel="00472B2A">
          <w:rPr>
            <w:rFonts w:asciiTheme="majorBidi" w:hAnsiTheme="majorBidi" w:cstheme="majorBidi"/>
            <w:sz w:val="28"/>
            <w:szCs w:val="28"/>
            <w:rPrChange w:id="1295" w:author="Maher" w:date="2026-04-24T00:10:00Z">
              <w:rPr>
                <w:rFonts w:ascii="Traditional Arabic" w:hAnsi="Traditional Arabic" w:cs="Traditional Arabic"/>
                <w:sz w:val="28"/>
                <w:szCs w:val="28"/>
              </w:rPr>
            </w:rPrChange>
          </w:rPr>
          <w:delText>(</w:delText>
        </w:r>
        <w:r w:rsidRPr="00AA5F69" w:rsidDel="00472B2A">
          <w:rPr>
            <w:rFonts w:asciiTheme="majorBidi" w:hAnsiTheme="majorBidi" w:cstheme="majorBidi"/>
            <w:sz w:val="28"/>
            <w:szCs w:val="28"/>
            <w:rPrChange w:id="1296" w:author="Maher" w:date="2026-04-24T00:10:00Z">
              <w:rPr>
                <w:rFonts w:ascii="Traditional Arabic" w:hAnsi="Traditional Arabic" w:cs="Traditional Arabic"/>
                <w:sz w:val="28"/>
                <w:szCs w:val="28"/>
              </w:rPr>
            </w:rPrChange>
          </w:rPr>
          <w:delText>4).</w:delText>
        </w:r>
      </w:del>
      <w:ins w:id="1297" w:author="BASHAR FAISAL" w:date="2026-04-19T17:46:00Z">
        <w:r w:rsidR="00472B2A" w:rsidRPr="00AA5F69">
          <w:rPr>
            <w:rFonts w:asciiTheme="majorBidi" w:hAnsiTheme="majorBidi" w:cstheme="majorBidi"/>
            <w:sz w:val="28"/>
            <w:szCs w:val="28"/>
            <w:rtl/>
            <w:rPrChange w:id="1298" w:author="Maher" w:date="2026-04-24T00:10:00Z">
              <w:rPr>
                <w:rFonts w:ascii="Traditional Arabic" w:hAnsi="Traditional Arabic" w:cs="Traditional Arabic"/>
                <w:sz w:val="28"/>
                <w:szCs w:val="28"/>
                <w:rtl/>
              </w:rPr>
            </w:rPrChange>
          </w:rPr>
          <w:t>.</w:t>
        </w:r>
      </w:ins>
    </w:p>
    <w:p w:rsidR="001D4C08" w:rsidRPr="00AA5F69" w:rsidRDefault="001D4C08">
      <w:pPr>
        <w:pStyle w:val="a3"/>
        <w:numPr>
          <w:ilvl w:val="0"/>
          <w:numId w:val="71"/>
        </w:numPr>
        <w:bidi/>
        <w:jc w:val="both"/>
        <w:rPr>
          <w:rFonts w:asciiTheme="majorBidi" w:hAnsiTheme="majorBidi" w:cstheme="majorBidi"/>
          <w:sz w:val="28"/>
          <w:szCs w:val="28"/>
          <w:rtl/>
          <w:rPrChange w:id="1299" w:author="Maher" w:date="2026-04-24T00:10:00Z">
            <w:rPr>
              <w:rFonts w:ascii="Traditional Arabic" w:hAnsi="Traditional Arabic" w:cs="Traditional Arabic"/>
              <w:sz w:val="28"/>
              <w:szCs w:val="28"/>
              <w:rtl/>
            </w:rPr>
          </w:rPrChange>
        </w:rPr>
        <w:pPrChange w:id="1300" w:author="Maher" w:date="2026-04-24T00:10:00Z">
          <w:pPr>
            <w:pStyle w:val="a3"/>
            <w:numPr>
              <w:numId w:val="53"/>
            </w:numPr>
            <w:bidi/>
            <w:ind w:left="360" w:hanging="360"/>
            <w:jc w:val="both"/>
          </w:pPr>
        </w:pPrChange>
      </w:pPr>
      <w:r w:rsidRPr="00AA5F69">
        <w:rPr>
          <w:rFonts w:asciiTheme="majorBidi" w:hAnsiTheme="majorBidi" w:cstheme="majorBidi"/>
          <w:sz w:val="28"/>
          <w:szCs w:val="28"/>
          <w:rtl/>
          <w:rPrChange w:id="1301" w:author="Maher" w:date="2026-04-24T00:10:00Z">
            <w:rPr>
              <w:rFonts w:ascii="Traditional Arabic" w:hAnsi="Traditional Arabic" w:cs="Traditional Arabic"/>
              <w:sz w:val="28"/>
              <w:szCs w:val="28"/>
              <w:rtl/>
            </w:rPr>
          </w:rPrChange>
        </w:rPr>
        <w:t>نظام الـ</w:t>
      </w:r>
      <w:r w:rsidRPr="00AA5F69">
        <w:rPr>
          <w:rFonts w:asciiTheme="majorBidi" w:hAnsiTheme="majorBidi" w:cstheme="majorBidi"/>
          <w:sz w:val="28"/>
          <w:szCs w:val="28"/>
          <w:rPrChange w:id="1302" w:author="Maher" w:date="2026-04-24T00:10:00Z">
            <w:rPr>
              <w:rFonts w:ascii="Traditional Arabic" w:hAnsi="Traditional Arabic" w:cs="Traditional Arabic"/>
              <w:sz w:val="28"/>
              <w:szCs w:val="28"/>
            </w:rPr>
          </w:rPrChange>
        </w:rPr>
        <w:t xml:space="preserve"> ORM </w:t>
      </w:r>
      <w:r w:rsidRPr="00AA5F69">
        <w:rPr>
          <w:rFonts w:asciiTheme="majorBidi" w:hAnsiTheme="majorBidi" w:cstheme="majorBidi"/>
          <w:sz w:val="28"/>
          <w:szCs w:val="28"/>
          <w:rtl/>
          <w:rPrChange w:id="1303" w:author="Maher" w:date="2026-04-24T00:10:00Z">
            <w:rPr>
              <w:rFonts w:ascii="Traditional Arabic" w:hAnsi="Traditional Arabic" w:cs="Traditional Arabic"/>
              <w:sz w:val="28"/>
              <w:szCs w:val="28"/>
              <w:rtl/>
            </w:rPr>
          </w:rPrChange>
        </w:rPr>
        <w:t>المتقدم: يسهل التعامل مع قواعد البيانات المعقدة بطريقة برمجية منظمة، مما يسرع من عمليات الاستعلام والتحليل</w:t>
      </w:r>
      <w:r w:rsidRPr="00AA5F69">
        <w:rPr>
          <w:rFonts w:asciiTheme="majorBidi" w:hAnsiTheme="majorBidi" w:cstheme="majorBidi"/>
          <w:sz w:val="28"/>
          <w:szCs w:val="28"/>
          <w:rPrChange w:id="1304" w:author="Maher" w:date="2026-04-24T00:10:00Z">
            <w:rPr>
              <w:rFonts w:ascii="Traditional Arabic" w:hAnsi="Traditional Arabic" w:cs="Traditional Arabic"/>
              <w:sz w:val="28"/>
              <w:szCs w:val="28"/>
            </w:rPr>
          </w:rPrChange>
        </w:rPr>
        <w:t>.</w:t>
      </w:r>
    </w:p>
    <w:p w:rsidR="001D4C08" w:rsidRPr="00AA5F69" w:rsidRDefault="001D4C08" w:rsidP="008A3690">
      <w:pPr>
        <w:bidi/>
        <w:jc w:val="both"/>
        <w:rPr>
          <w:rFonts w:asciiTheme="majorBidi" w:hAnsiTheme="majorBidi" w:cstheme="majorBidi"/>
          <w:sz w:val="28"/>
          <w:szCs w:val="28"/>
          <w:rtl/>
          <w:rPrChange w:id="1305" w:author="Maher" w:date="2026-04-24T00:10:00Z">
            <w:rPr>
              <w:rFonts w:ascii="Traditional Arabic" w:hAnsi="Traditional Arabic" w:cs="Traditional Arabic"/>
              <w:b/>
              <w:bCs/>
              <w:sz w:val="28"/>
              <w:szCs w:val="28"/>
              <w:rtl/>
            </w:rPr>
          </w:rPrChange>
        </w:rPr>
      </w:pPr>
      <w:r w:rsidRPr="00AA5F69">
        <w:rPr>
          <w:rFonts w:asciiTheme="majorBidi" w:hAnsiTheme="majorBidi" w:cstheme="majorBidi"/>
          <w:sz w:val="28"/>
          <w:szCs w:val="28"/>
          <w:rPrChange w:id="1306" w:author="Maher" w:date="2026-04-24T00:10:00Z">
            <w:rPr>
              <w:rFonts w:ascii="Traditional Arabic" w:hAnsi="Traditional Arabic" w:cs="Traditional Arabic"/>
              <w:sz w:val="28"/>
              <w:szCs w:val="28"/>
            </w:rPr>
          </w:rPrChange>
        </w:rPr>
        <w:t xml:space="preserve"> </w:t>
      </w:r>
      <w:r w:rsidRPr="00AA5F69">
        <w:rPr>
          <w:rFonts w:asciiTheme="majorBidi" w:hAnsiTheme="majorBidi" w:cstheme="majorBidi"/>
          <w:sz w:val="28"/>
          <w:szCs w:val="28"/>
          <w:rPrChange w:id="1307" w:author="Maher" w:date="2026-04-24T00:10:00Z">
            <w:rPr>
              <w:rFonts w:ascii="Traditional Arabic" w:hAnsi="Traditional Arabic" w:cs="Traditional Arabic"/>
              <w:b/>
              <w:bCs/>
              <w:sz w:val="28"/>
              <w:szCs w:val="28"/>
            </w:rPr>
          </w:rPrChange>
        </w:rPr>
        <w:t>2.</w:t>
      </w:r>
      <w:del w:id="1308" w:author="BASHAR FAISAL" w:date="2026-04-19T17:58:00Z">
        <w:r w:rsidRPr="00AA5F69" w:rsidDel="00FB68D9">
          <w:rPr>
            <w:rFonts w:asciiTheme="majorBidi" w:hAnsiTheme="majorBidi" w:cstheme="majorBidi"/>
            <w:sz w:val="28"/>
            <w:szCs w:val="28"/>
            <w:rPrChange w:id="1309" w:author="Maher" w:date="2026-04-24T00:10:00Z">
              <w:rPr>
                <w:rFonts w:ascii="Traditional Arabic" w:hAnsi="Traditional Arabic" w:cs="Traditional Arabic"/>
                <w:b/>
                <w:bCs/>
                <w:sz w:val="28"/>
                <w:szCs w:val="28"/>
              </w:rPr>
            </w:rPrChange>
          </w:rPr>
          <w:delText>4.4</w:delText>
        </w:r>
      </w:del>
      <w:ins w:id="1310" w:author="BASHAR FAISAL" w:date="2026-04-19T17:58:00Z">
        <w:r w:rsidR="00FB68D9" w:rsidRPr="00AA5F69">
          <w:rPr>
            <w:rFonts w:asciiTheme="majorBidi" w:hAnsiTheme="majorBidi" w:cstheme="majorBidi"/>
            <w:sz w:val="28"/>
            <w:szCs w:val="28"/>
            <w:rPrChange w:id="1311" w:author="Maher" w:date="2026-04-24T00:10:00Z">
              <w:rPr>
                <w:rFonts w:ascii="Traditional Arabic" w:hAnsi="Traditional Arabic" w:cs="Traditional Arabic"/>
                <w:sz w:val="28"/>
                <w:szCs w:val="28"/>
              </w:rPr>
            </w:rPrChange>
          </w:rPr>
          <w:t>3.2</w:t>
        </w:r>
      </w:ins>
      <w:r w:rsidRPr="00AA5F69">
        <w:rPr>
          <w:rFonts w:asciiTheme="majorBidi" w:hAnsiTheme="majorBidi" w:cstheme="majorBidi"/>
          <w:sz w:val="28"/>
          <w:szCs w:val="28"/>
          <w:rPrChange w:id="1312" w:author="Maher" w:date="2026-04-24T00:10:00Z">
            <w:rPr>
              <w:rFonts w:ascii="Traditional Arabic" w:hAnsi="Traditional Arabic" w:cs="Traditional Arabic"/>
              <w:b/>
              <w:bCs/>
              <w:sz w:val="28"/>
              <w:szCs w:val="28"/>
            </w:rPr>
          </w:rPrChange>
        </w:rPr>
        <w:t xml:space="preserve"> </w:t>
      </w:r>
      <w:r w:rsidRPr="00AA5F69">
        <w:rPr>
          <w:rFonts w:asciiTheme="majorBidi" w:hAnsiTheme="majorBidi" w:cstheme="majorBidi"/>
          <w:sz w:val="28"/>
          <w:szCs w:val="28"/>
          <w:rtl/>
          <w:rPrChange w:id="1313" w:author="Maher" w:date="2026-04-24T00:10:00Z">
            <w:rPr>
              <w:rFonts w:ascii="Traditional Arabic" w:hAnsi="Traditional Arabic" w:cs="Traditional Arabic"/>
              <w:b/>
              <w:bCs/>
              <w:sz w:val="28"/>
              <w:szCs w:val="28"/>
              <w:rtl/>
            </w:rPr>
          </w:rPrChange>
        </w:rPr>
        <w:t xml:space="preserve">استراتيجية إدارة البيانات </w:t>
      </w:r>
      <w:r w:rsidRPr="00AA5F69">
        <w:rPr>
          <w:rFonts w:asciiTheme="majorBidi" w:hAnsiTheme="majorBidi" w:cstheme="majorBidi"/>
          <w:sz w:val="28"/>
          <w:szCs w:val="28"/>
          <w:rPrChange w:id="1314" w:author="Maher" w:date="2026-04-24T00:10:00Z">
            <w:rPr>
              <w:rFonts w:ascii="Traditional Arabic" w:hAnsi="Traditional Arabic" w:cs="Traditional Arabic"/>
              <w:b/>
              <w:bCs/>
              <w:sz w:val="28"/>
              <w:szCs w:val="28"/>
            </w:rPr>
          </w:rPrChange>
        </w:rPr>
        <w:t>(Database Strategy)</w:t>
      </w:r>
    </w:p>
    <w:p w:rsidR="001D4C08" w:rsidRPr="00AA5F69" w:rsidRDefault="001D4C08" w:rsidP="005F6ECA">
      <w:pPr>
        <w:bidi/>
        <w:jc w:val="both"/>
        <w:rPr>
          <w:rFonts w:asciiTheme="majorBidi" w:hAnsiTheme="majorBidi" w:cstheme="majorBidi"/>
          <w:sz w:val="28"/>
          <w:szCs w:val="28"/>
          <w:rtl/>
          <w:rPrChange w:id="1315"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tl/>
          <w:rPrChange w:id="1316" w:author="Maher" w:date="2026-04-24T00:10:00Z">
            <w:rPr>
              <w:rFonts w:ascii="Traditional Arabic" w:hAnsi="Traditional Arabic" w:cs="Traditional Arabic"/>
              <w:sz w:val="28"/>
              <w:szCs w:val="28"/>
              <w:rtl/>
            </w:rPr>
          </w:rPrChange>
        </w:rPr>
        <w:t xml:space="preserve">تتبنى منصة "عاون" نهجاً </w:t>
      </w:r>
      <w:r w:rsidR="00C8554F" w:rsidRPr="00AA5F69">
        <w:rPr>
          <w:rFonts w:asciiTheme="majorBidi" w:hAnsiTheme="majorBidi" w:cstheme="majorBidi" w:hint="eastAsia"/>
          <w:sz w:val="28"/>
          <w:szCs w:val="28"/>
          <w:rtl/>
          <w:rPrChange w:id="1317" w:author="Maher" w:date="2026-04-24T00:10:00Z">
            <w:rPr>
              <w:rFonts w:ascii="Traditional Arabic" w:hAnsi="Traditional Arabic" w:cs="Traditional Arabic" w:hint="eastAsia"/>
              <w:sz w:val="28"/>
              <w:szCs w:val="28"/>
              <w:rtl/>
            </w:rPr>
          </w:rPrChange>
        </w:rPr>
        <w:t>مستقرا</w:t>
      </w:r>
      <w:r w:rsidR="00C8554F" w:rsidRPr="00AA5F69">
        <w:rPr>
          <w:rFonts w:asciiTheme="majorBidi" w:hAnsiTheme="majorBidi" w:cstheme="majorBidi"/>
          <w:sz w:val="28"/>
          <w:szCs w:val="28"/>
          <w:rtl/>
          <w:rPrChange w:id="1318" w:author="Maher" w:date="2026-04-24T00:10:00Z">
            <w:rPr>
              <w:rFonts w:ascii="Traditional Arabic" w:hAnsi="Traditional Arabic" w:cs="Traditional Arabic"/>
              <w:sz w:val="28"/>
              <w:szCs w:val="28"/>
              <w:rtl/>
            </w:rPr>
          </w:rPrChange>
        </w:rPr>
        <w:t xml:space="preserve"> </w:t>
      </w:r>
      <w:r w:rsidRPr="00AA5F69">
        <w:rPr>
          <w:rFonts w:asciiTheme="majorBidi" w:hAnsiTheme="majorBidi" w:cstheme="majorBidi"/>
          <w:sz w:val="28"/>
          <w:szCs w:val="28"/>
          <w:rtl/>
          <w:rPrChange w:id="1319" w:author="Maher" w:date="2026-04-24T00:10:00Z">
            <w:rPr>
              <w:rFonts w:ascii="Traditional Arabic" w:hAnsi="Traditional Arabic" w:cs="Traditional Arabic"/>
              <w:sz w:val="28"/>
              <w:szCs w:val="28"/>
              <w:rtl/>
            </w:rPr>
          </w:rPrChange>
        </w:rPr>
        <w:t>في إدارة البيانات لضمان الاستقرار والسرعة</w:t>
      </w:r>
      <w:del w:id="1320" w:author="BASHAR FAISAL" w:date="2026-04-19T16:54:00Z">
        <w:r w:rsidRPr="00AA5F69" w:rsidDel="0023069A">
          <w:rPr>
            <w:rFonts w:asciiTheme="majorBidi" w:hAnsiTheme="majorBidi" w:cstheme="majorBidi"/>
            <w:sz w:val="28"/>
            <w:szCs w:val="28"/>
            <w:rPrChange w:id="1321" w:author="Maher" w:date="2026-04-24T00:10:00Z">
              <w:rPr>
                <w:rFonts w:ascii="Traditional Arabic" w:hAnsi="Traditional Arabic" w:cs="Traditional Arabic"/>
                <w:sz w:val="28"/>
                <w:szCs w:val="28"/>
              </w:rPr>
            </w:rPrChange>
          </w:rPr>
          <w:delText xml:space="preserve"> </w:delText>
        </w:r>
        <w:r w:rsidR="00D83C89" w:rsidRPr="00AA5F69" w:rsidDel="0023069A">
          <w:rPr>
            <w:rFonts w:asciiTheme="majorBidi" w:hAnsiTheme="majorBidi" w:cstheme="majorBidi"/>
            <w:sz w:val="28"/>
            <w:szCs w:val="28"/>
            <w:rPrChange w:id="1322" w:author="Maher" w:date="2026-04-24T00:10:00Z">
              <w:rPr>
                <w:rFonts w:ascii="Traditional Arabic" w:hAnsi="Traditional Arabic" w:cs="Traditional Arabic"/>
                <w:sz w:val="28"/>
                <w:szCs w:val="28"/>
              </w:rPr>
            </w:rPrChange>
          </w:rPr>
          <w:delText>(</w:delText>
        </w:r>
        <w:r w:rsidRPr="00AA5F69" w:rsidDel="0023069A">
          <w:rPr>
            <w:rFonts w:asciiTheme="majorBidi" w:hAnsiTheme="majorBidi" w:cstheme="majorBidi"/>
            <w:sz w:val="28"/>
            <w:szCs w:val="28"/>
            <w:rPrChange w:id="1323" w:author="Maher" w:date="2026-04-24T00:10:00Z">
              <w:rPr>
                <w:rFonts w:ascii="Traditional Arabic" w:hAnsi="Traditional Arabic" w:cs="Traditional Arabic"/>
                <w:sz w:val="28"/>
                <w:szCs w:val="28"/>
              </w:rPr>
            </w:rPrChange>
          </w:rPr>
          <w:delText>5)</w:delText>
        </w:r>
      </w:del>
      <w:r w:rsidRPr="00AA5F69">
        <w:rPr>
          <w:rFonts w:asciiTheme="majorBidi" w:hAnsiTheme="majorBidi" w:cstheme="majorBidi"/>
          <w:sz w:val="28"/>
          <w:szCs w:val="28"/>
          <w:rPrChange w:id="1324" w:author="Maher" w:date="2026-04-24T00:10:00Z">
            <w:rPr>
              <w:rFonts w:ascii="Traditional Arabic" w:hAnsi="Traditional Arabic" w:cs="Traditional Arabic"/>
              <w:sz w:val="28"/>
              <w:szCs w:val="28"/>
            </w:rPr>
          </w:rPrChange>
        </w:rPr>
        <w:t>:</w:t>
      </w:r>
    </w:p>
    <w:p w:rsidR="001A4125" w:rsidRPr="00AA5F69" w:rsidRDefault="001D4C08" w:rsidP="008A3690">
      <w:pPr>
        <w:pStyle w:val="a3"/>
        <w:numPr>
          <w:ilvl w:val="0"/>
          <w:numId w:val="66"/>
        </w:numPr>
        <w:bidi/>
        <w:jc w:val="both"/>
        <w:rPr>
          <w:ins w:id="1325" w:author="BASHAR FAISAL" w:date="2026-04-23T20:17:00Z"/>
          <w:rFonts w:asciiTheme="majorBidi" w:hAnsiTheme="majorBidi" w:cstheme="majorBidi"/>
          <w:sz w:val="28"/>
          <w:szCs w:val="28"/>
        </w:rPr>
      </w:pPr>
      <w:r w:rsidRPr="00AA5F69">
        <w:rPr>
          <w:rFonts w:asciiTheme="majorBidi" w:hAnsiTheme="majorBidi" w:cstheme="majorBidi"/>
          <w:sz w:val="28"/>
          <w:szCs w:val="28"/>
          <w:rtl/>
          <w:rPrChange w:id="1326" w:author="Maher" w:date="2026-04-24T00:10:00Z">
            <w:rPr>
              <w:rFonts w:ascii="Traditional Arabic" w:hAnsi="Traditional Arabic" w:cs="Traditional Arabic"/>
              <w:sz w:val="28"/>
              <w:szCs w:val="28"/>
              <w:rtl/>
            </w:rPr>
          </w:rPrChange>
        </w:rPr>
        <w:t>قاعدة بيانات</w:t>
      </w:r>
      <w:ins w:id="1327" w:author="BASHAR FAISAL" w:date="2026-04-19T17:48:00Z">
        <w:r w:rsidR="003A7FA4" w:rsidRPr="00AA5F69">
          <w:rPr>
            <w:rFonts w:asciiTheme="majorBidi" w:hAnsiTheme="majorBidi" w:cstheme="majorBidi"/>
            <w:sz w:val="28"/>
            <w:szCs w:val="28"/>
            <w:rPrChange w:id="1328" w:author="Maher" w:date="2026-04-24T00:10:00Z">
              <w:rPr>
                <w:rFonts w:ascii="Traditional Arabic" w:hAnsi="Traditional Arabic" w:cs="Traditional Arabic"/>
                <w:sz w:val="28"/>
                <w:szCs w:val="28"/>
              </w:rPr>
            </w:rPrChange>
          </w:rPr>
          <w:t>:</w:t>
        </w:r>
      </w:ins>
      <w:r w:rsidRPr="00AA5F69">
        <w:rPr>
          <w:rFonts w:asciiTheme="majorBidi" w:hAnsiTheme="majorBidi" w:cstheme="majorBidi"/>
          <w:sz w:val="28"/>
          <w:szCs w:val="28"/>
          <w:rPrChange w:id="1329" w:author="Maher" w:date="2026-04-24T00:10:00Z">
            <w:rPr>
              <w:rFonts w:ascii="Traditional Arabic" w:hAnsi="Traditional Arabic" w:cs="Traditional Arabic"/>
              <w:sz w:val="28"/>
              <w:szCs w:val="28"/>
            </w:rPr>
          </w:rPrChange>
        </w:rPr>
        <w:t xml:space="preserve"> PostgreSQL</w:t>
      </w:r>
      <w:ins w:id="1330" w:author="BASHAR FAISAL" w:date="2026-04-19T17:49:00Z">
        <w:r w:rsidR="003A7FA4" w:rsidRPr="00AA5F69">
          <w:rPr>
            <w:rFonts w:asciiTheme="majorBidi" w:hAnsiTheme="majorBidi" w:cstheme="majorBidi"/>
            <w:sz w:val="28"/>
            <w:szCs w:val="28"/>
            <w:rPrChange w:id="1331" w:author="Maher" w:date="2026-04-24T00:10:00Z">
              <w:rPr>
                <w:rFonts w:ascii="Traditional Arabic" w:hAnsi="Traditional Arabic" w:cs="Traditional Arabic"/>
                <w:sz w:val="28"/>
                <w:szCs w:val="28"/>
              </w:rPr>
            </w:rPrChange>
          </w:rPr>
          <w:t xml:space="preserve"> </w:t>
        </w:r>
      </w:ins>
      <w:del w:id="1332" w:author="BASHAR FAISAL" w:date="2026-04-19T17:49:00Z">
        <w:r w:rsidRPr="00AA5F69" w:rsidDel="003A7FA4">
          <w:rPr>
            <w:rFonts w:asciiTheme="majorBidi" w:hAnsiTheme="majorBidi" w:cstheme="majorBidi"/>
            <w:sz w:val="28"/>
            <w:szCs w:val="28"/>
            <w:rPrChange w:id="1333" w:author="Maher" w:date="2026-04-24T00:10:00Z">
              <w:rPr>
                <w:rFonts w:ascii="Traditional Arabic" w:hAnsi="Traditional Arabic" w:cs="Traditional Arabic"/>
                <w:sz w:val="28"/>
                <w:szCs w:val="28"/>
              </w:rPr>
            </w:rPrChange>
          </w:rPr>
          <w:delText xml:space="preserve">: </w:delText>
        </w:r>
      </w:del>
      <w:del w:id="1334" w:author="BASHAR FAISAL" w:date="2026-04-23T20:17:00Z">
        <w:r w:rsidRPr="00AA5F69" w:rsidDel="001A4125">
          <w:rPr>
            <w:rFonts w:asciiTheme="majorBidi" w:hAnsiTheme="majorBidi" w:cstheme="majorBidi"/>
            <w:sz w:val="28"/>
            <w:szCs w:val="28"/>
            <w:rtl/>
            <w:rPrChange w:id="1335" w:author="Maher" w:date="2026-04-24T00:10:00Z">
              <w:rPr>
                <w:rFonts w:ascii="Traditional Arabic" w:hAnsi="Traditional Arabic" w:cs="Traditional Arabic"/>
                <w:sz w:val="28"/>
                <w:szCs w:val="28"/>
                <w:rtl/>
              </w:rPr>
            </w:rPrChange>
          </w:rPr>
          <w:delText>تُ</w:delText>
        </w:r>
      </w:del>
    </w:p>
    <w:p w:rsidR="001D4C08" w:rsidRPr="00AA5F69" w:rsidDel="00A229E8" w:rsidRDefault="00F63C09" w:rsidP="005F6ECA">
      <w:pPr>
        <w:pStyle w:val="a3"/>
        <w:numPr>
          <w:ilvl w:val="0"/>
          <w:numId w:val="66"/>
        </w:numPr>
        <w:bidi/>
        <w:jc w:val="both"/>
        <w:rPr>
          <w:del w:id="1336" w:author="BASHAR FAISAL" w:date="2026-04-19T17:34:00Z"/>
          <w:rFonts w:asciiTheme="majorBidi" w:hAnsiTheme="majorBidi" w:cstheme="majorBidi"/>
          <w:sz w:val="28"/>
          <w:szCs w:val="28"/>
          <w:rtl/>
          <w:rPrChange w:id="1337" w:author="Maher" w:date="2026-04-24T00:10:00Z">
            <w:rPr>
              <w:del w:id="1338" w:author="BASHAR FAISAL" w:date="2026-04-19T17:34:00Z"/>
              <w:rFonts w:ascii="Traditional Arabic" w:hAnsi="Traditional Arabic" w:cs="Traditional Arabic"/>
              <w:sz w:val="28"/>
              <w:szCs w:val="28"/>
              <w:rtl/>
            </w:rPr>
          </w:rPrChange>
        </w:rPr>
      </w:pPr>
      <w:ins w:id="1339" w:author="BASHAR FAISAL" w:date="2026-04-23T20:25:00Z">
        <w:r w:rsidRPr="00AA5F69">
          <w:rPr>
            <w:rFonts w:asciiTheme="majorBidi" w:hAnsiTheme="majorBidi" w:cstheme="majorBidi"/>
            <w:sz w:val="28"/>
            <w:szCs w:val="28"/>
          </w:rPr>
          <w:t>PostgreSQL</w:t>
        </w:r>
        <w:r w:rsidRPr="00AA5F69">
          <w:rPr>
            <w:rFonts w:asciiTheme="majorBidi" w:hAnsiTheme="majorBidi" w:cs="Times New Roman"/>
            <w:sz w:val="28"/>
            <w:szCs w:val="28"/>
            <w:rtl/>
          </w:rPr>
          <w:t xml:space="preserve"> هي نظام إدارة قواعد بيانات علاقية كائني (</w:t>
        </w:r>
        <w:r w:rsidRPr="00AA5F69">
          <w:rPr>
            <w:rFonts w:asciiTheme="majorBidi" w:hAnsiTheme="majorBidi" w:cstheme="majorBidi"/>
            <w:sz w:val="28"/>
            <w:szCs w:val="28"/>
          </w:rPr>
          <w:t>ORDBMS</w:t>
        </w:r>
        <w:r w:rsidRPr="00AA5F69">
          <w:rPr>
            <w:rFonts w:asciiTheme="majorBidi" w:hAnsiTheme="majorBidi" w:cs="Times New Roman"/>
            <w:sz w:val="28"/>
            <w:szCs w:val="28"/>
            <w:rtl/>
          </w:rPr>
          <w:t>) مفتوح المصدر، مشهور باستقراره وقوته في التعامل مع البيانات المعقدة والضخمة</w:t>
        </w:r>
        <w:r w:rsidRPr="00AA5F69">
          <w:rPr>
            <w:rFonts w:asciiTheme="majorBidi" w:hAnsiTheme="majorBidi" w:cstheme="majorBidi"/>
            <w:sz w:val="28"/>
            <w:szCs w:val="28"/>
            <w:vertAlign w:val="superscript"/>
          </w:rPr>
          <w:t xml:space="preserve"> [</w:t>
        </w:r>
      </w:ins>
      <w:ins w:id="1340" w:author="BASHAR FAISAL" w:date="2026-04-23T20:53:00Z">
        <w:r w:rsidR="005B2D0C" w:rsidRPr="00AA5F69">
          <w:rPr>
            <w:rFonts w:asciiTheme="majorBidi" w:hAnsiTheme="majorBidi" w:cstheme="majorBidi"/>
            <w:sz w:val="28"/>
            <w:szCs w:val="28"/>
            <w:vertAlign w:val="superscript"/>
          </w:rPr>
          <w:t>6</w:t>
        </w:r>
      </w:ins>
      <w:ins w:id="1341" w:author="BASHAR FAISAL" w:date="2026-04-23T20:25:00Z">
        <w:r w:rsidRPr="00AA5F69">
          <w:rPr>
            <w:rFonts w:asciiTheme="majorBidi" w:hAnsiTheme="majorBidi" w:cstheme="majorBidi"/>
            <w:sz w:val="28"/>
            <w:szCs w:val="28"/>
            <w:vertAlign w:val="superscript"/>
          </w:rPr>
          <w:t>]</w:t>
        </w:r>
      </w:ins>
      <w:del w:id="1342" w:author="BASHAR FAISAL" w:date="2026-04-23T20:25:00Z">
        <w:r w:rsidR="001D4C08" w:rsidRPr="00AA5F69" w:rsidDel="00F63C09">
          <w:rPr>
            <w:rFonts w:asciiTheme="majorBidi" w:hAnsiTheme="majorBidi" w:cstheme="majorBidi"/>
            <w:sz w:val="28"/>
            <w:szCs w:val="28"/>
            <w:rtl/>
            <w:rPrChange w:id="1343" w:author="Maher" w:date="2026-04-24T00:10:00Z">
              <w:rPr>
                <w:rFonts w:ascii="Traditional Arabic" w:hAnsi="Traditional Arabic" w:cs="Traditional Arabic"/>
                <w:sz w:val="28"/>
                <w:szCs w:val="28"/>
                <w:rtl/>
              </w:rPr>
            </w:rPrChange>
          </w:rPr>
          <w:delText>ستخدم كقاعدة بيانات علائقية أساسية لتخزين البيانات المهيكلة والحرجة، مثل سجلات المبيعات، بيانات المستخدمين، والتقارير المالية</w:delText>
        </w:r>
      </w:del>
      <w:r w:rsidR="001D4C08" w:rsidRPr="00AA5F69">
        <w:rPr>
          <w:rFonts w:asciiTheme="majorBidi" w:hAnsiTheme="majorBidi" w:cstheme="majorBidi"/>
          <w:sz w:val="28"/>
          <w:szCs w:val="28"/>
          <w:rtl/>
          <w:rPrChange w:id="1344" w:author="Maher" w:date="2026-04-24T00:10:00Z">
            <w:rPr>
              <w:rFonts w:ascii="Traditional Arabic" w:hAnsi="Traditional Arabic" w:cs="Traditional Arabic"/>
              <w:sz w:val="28"/>
              <w:szCs w:val="28"/>
              <w:rtl/>
            </w:rPr>
          </w:rPrChange>
        </w:rPr>
        <w:t>. تتميز</w:t>
      </w:r>
      <w:r w:rsidR="001D4C08" w:rsidRPr="00AA5F69">
        <w:rPr>
          <w:rFonts w:asciiTheme="majorBidi" w:hAnsiTheme="majorBidi" w:cstheme="majorBidi"/>
          <w:sz w:val="28"/>
          <w:szCs w:val="28"/>
          <w:rPrChange w:id="1345" w:author="Maher" w:date="2026-04-24T00:10:00Z">
            <w:rPr>
              <w:rFonts w:ascii="Traditional Arabic" w:hAnsi="Traditional Arabic" w:cs="Traditional Arabic"/>
              <w:sz w:val="28"/>
              <w:szCs w:val="28"/>
            </w:rPr>
          </w:rPrChange>
        </w:rPr>
        <w:t xml:space="preserve"> PostgreSQL </w:t>
      </w:r>
      <w:r w:rsidR="001D4C08" w:rsidRPr="00AA5F69">
        <w:rPr>
          <w:rFonts w:asciiTheme="majorBidi" w:hAnsiTheme="majorBidi" w:cstheme="majorBidi"/>
          <w:sz w:val="28"/>
          <w:szCs w:val="28"/>
          <w:rtl/>
          <w:rPrChange w:id="1346" w:author="Maher" w:date="2026-04-24T00:10:00Z">
            <w:rPr>
              <w:rFonts w:ascii="Traditional Arabic" w:hAnsi="Traditional Arabic" w:cs="Traditional Arabic"/>
              <w:sz w:val="28"/>
              <w:szCs w:val="28"/>
              <w:rtl/>
            </w:rPr>
          </w:rPrChange>
        </w:rPr>
        <w:t>بدعمها الكامل لخصائص</w:t>
      </w:r>
      <w:r w:rsidR="001D4C08" w:rsidRPr="00AA5F69">
        <w:rPr>
          <w:rFonts w:asciiTheme="majorBidi" w:hAnsiTheme="majorBidi" w:cstheme="majorBidi"/>
          <w:sz w:val="28"/>
          <w:szCs w:val="28"/>
          <w:rPrChange w:id="1347" w:author="Maher" w:date="2026-04-24T00:10:00Z">
            <w:rPr>
              <w:rFonts w:ascii="Traditional Arabic" w:hAnsi="Traditional Arabic" w:cs="Traditional Arabic"/>
              <w:sz w:val="28"/>
              <w:szCs w:val="28"/>
            </w:rPr>
          </w:rPrChange>
        </w:rPr>
        <w:t xml:space="preserve"> ACID (</w:t>
      </w:r>
      <w:r w:rsidR="001D4C08" w:rsidRPr="00AA5F69">
        <w:rPr>
          <w:rFonts w:asciiTheme="majorBidi" w:hAnsiTheme="majorBidi" w:cstheme="majorBidi"/>
          <w:sz w:val="28"/>
          <w:szCs w:val="28"/>
          <w:rtl/>
          <w:rPrChange w:id="1348" w:author="Maher" w:date="2026-04-24T00:10:00Z">
            <w:rPr>
              <w:rFonts w:ascii="Traditional Arabic" w:hAnsi="Traditional Arabic" w:cs="Traditional Arabic"/>
              <w:sz w:val="28"/>
              <w:szCs w:val="28"/>
              <w:rtl/>
            </w:rPr>
          </w:rPrChange>
        </w:rPr>
        <w:t>الذرية، الاتساق، العزل، والمتانة)، مما يضمن سلامة البيانات في العمليات المالية المعقدة</w:t>
      </w:r>
      <w:r w:rsidR="001D4C08" w:rsidRPr="00AA5F69">
        <w:rPr>
          <w:rFonts w:asciiTheme="majorBidi" w:hAnsiTheme="majorBidi" w:cstheme="majorBidi"/>
          <w:sz w:val="28"/>
          <w:szCs w:val="28"/>
          <w:rPrChange w:id="1349" w:author="Maher" w:date="2026-04-24T00:10:00Z">
            <w:rPr>
              <w:rFonts w:ascii="Traditional Arabic" w:hAnsi="Traditional Arabic" w:cs="Traditional Arabic"/>
              <w:sz w:val="28"/>
              <w:szCs w:val="28"/>
            </w:rPr>
          </w:rPrChange>
        </w:rPr>
        <w:t>.</w:t>
      </w:r>
    </w:p>
    <w:p w:rsidR="00CD5C51" w:rsidRPr="00AA5F69" w:rsidDel="00A229E8" w:rsidRDefault="00CD5C51">
      <w:pPr>
        <w:pStyle w:val="a3"/>
        <w:bidi/>
        <w:jc w:val="both"/>
        <w:rPr>
          <w:del w:id="1350" w:author="BASHAR FAISAL" w:date="2026-04-19T17:34:00Z"/>
          <w:b/>
          <w:bCs/>
          <w:sz w:val="28"/>
          <w:szCs w:val="28"/>
          <w:rtl/>
          <w:rPrChange w:id="1351" w:author="Maher" w:date="2026-04-24T00:10:00Z">
            <w:rPr>
              <w:del w:id="1352" w:author="BASHAR FAISAL" w:date="2026-04-19T17:34:00Z"/>
              <w:rFonts w:ascii="Traditional Arabic" w:hAnsi="Traditional Arabic" w:cs="Traditional Arabic"/>
              <w:b/>
              <w:bCs/>
              <w:sz w:val="28"/>
              <w:szCs w:val="28"/>
              <w:rtl/>
            </w:rPr>
          </w:rPrChange>
        </w:rPr>
        <w:pPrChange w:id="1353" w:author="Maher" w:date="2026-04-24T00:10:00Z">
          <w:pPr>
            <w:bidi/>
          </w:pPr>
        </w:pPrChange>
      </w:pPr>
      <w:del w:id="1354" w:author="BASHAR FAISAL" w:date="2026-04-19T17:34:00Z">
        <w:r w:rsidRPr="00AA5F69" w:rsidDel="00A229E8">
          <w:rPr>
            <w:b/>
            <w:bCs/>
            <w:sz w:val="28"/>
            <w:szCs w:val="28"/>
            <w:rtl/>
            <w:rPrChange w:id="1355" w:author="Maher" w:date="2026-04-24T00:10:00Z">
              <w:rPr>
                <w:rFonts w:ascii="Traditional Arabic" w:hAnsi="Traditional Arabic" w:cs="Traditional Arabic"/>
                <w:b/>
                <w:bCs/>
                <w:sz w:val="28"/>
                <w:szCs w:val="28"/>
                <w:rtl/>
              </w:rPr>
            </w:rPrChange>
          </w:rPr>
          <w:delText>2.4.5</w:delText>
        </w:r>
        <w:r w:rsidRPr="00AA5F69" w:rsidDel="00A229E8">
          <w:rPr>
            <w:b/>
            <w:bCs/>
            <w:sz w:val="28"/>
            <w:szCs w:val="28"/>
            <w:rPrChange w:id="1356" w:author="Maher" w:date="2026-04-24T00:10:00Z">
              <w:rPr>
                <w:rFonts w:ascii="Traditional Arabic" w:hAnsi="Traditional Arabic" w:cs="Traditional Arabic"/>
                <w:b/>
                <w:bCs/>
                <w:sz w:val="28"/>
                <w:szCs w:val="28"/>
              </w:rPr>
            </w:rPrChange>
          </w:rPr>
          <w:delText xml:space="preserve"> </w:delText>
        </w:r>
        <w:r w:rsidRPr="00AA5F69" w:rsidDel="00A229E8">
          <w:rPr>
            <w:b/>
            <w:bCs/>
            <w:sz w:val="28"/>
            <w:szCs w:val="28"/>
            <w:rtl/>
            <w:rPrChange w:id="1357" w:author="Maher" w:date="2026-04-24T00:10:00Z">
              <w:rPr>
                <w:rFonts w:ascii="Traditional Arabic" w:hAnsi="Traditional Arabic" w:cs="Traditional Arabic"/>
                <w:b/>
                <w:bCs/>
                <w:sz w:val="28"/>
                <w:szCs w:val="28"/>
                <w:rtl/>
              </w:rPr>
            </w:rPrChange>
          </w:rPr>
          <w:delText>خدمات الخرائط والخدمات اللوجستية</w:delText>
        </w:r>
        <w:r w:rsidRPr="00AA5F69" w:rsidDel="00A229E8">
          <w:rPr>
            <w:b/>
            <w:bCs/>
            <w:sz w:val="28"/>
            <w:szCs w:val="28"/>
            <w:rPrChange w:id="1358" w:author="Maher" w:date="2026-04-24T00:10:00Z">
              <w:rPr>
                <w:rFonts w:ascii="Traditional Arabic" w:hAnsi="Traditional Arabic" w:cs="Traditional Arabic"/>
                <w:b/>
                <w:bCs/>
                <w:sz w:val="28"/>
                <w:szCs w:val="28"/>
              </w:rPr>
            </w:rPrChange>
          </w:rPr>
          <w:delText xml:space="preserve"> (Flutter Maps)</w:delText>
        </w:r>
      </w:del>
    </w:p>
    <w:p w:rsidR="00CD5C51" w:rsidRPr="00AA5F69" w:rsidDel="00A229E8" w:rsidRDefault="00CD5C51">
      <w:pPr>
        <w:pStyle w:val="a3"/>
        <w:bidi/>
        <w:jc w:val="both"/>
        <w:rPr>
          <w:del w:id="1359" w:author="BASHAR FAISAL" w:date="2026-04-19T17:34:00Z"/>
          <w:sz w:val="28"/>
          <w:szCs w:val="28"/>
          <w:rtl/>
          <w:rPrChange w:id="1360" w:author="Maher" w:date="2026-04-24T00:10:00Z">
            <w:rPr>
              <w:del w:id="1361" w:author="BASHAR FAISAL" w:date="2026-04-19T17:34:00Z"/>
              <w:rFonts w:ascii="Traditional Arabic" w:hAnsi="Traditional Arabic" w:cs="Traditional Arabic"/>
              <w:sz w:val="28"/>
              <w:szCs w:val="28"/>
              <w:rtl/>
            </w:rPr>
          </w:rPrChange>
        </w:rPr>
        <w:pPrChange w:id="1362" w:author="Maher" w:date="2026-04-24T00:10:00Z">
          <w:pPr>
            <w:bidi/>
          </w:pPr>
        </w:pPrChange>
      </w:pPr>
      <w:del w:id="1363" w:author="BASHAR FAISAL" w:date="2026-04-19T17:34:00Z">
        <w:r w:rsidRPr="00AA5F69" w:rsidDel="00A229E8">
          <w:rPr>
            <w:sz w:val="28"/>
            <w:szCs w:val="28"/>
            <w:rtl/>
            <w:rPrChange w:id="1364" w:author="Maher" w:date="2026-04-24T00:10:00Z">
              <w:rPr>
                <w:rFonts w:ascii="Traditional Arabic" w:hAnsi="Traditional Arabic" w:cs="Traditional Arabic"/>
                <w:sz w:val="28"/>
                <w:szCs w:val="28"/>
                <w:rtl/>
              </w:rPr>
            </w:rPrChange>
          </w:rPr>
          <w:delText>لتحقيق دقة أعلى في العمليات اللوجستية، تم دمج مكتبة</w:delText>
        </w:r>
        <w:r w:rsidRPr="00AA5F69" w:rsidDel="00A229E8">
          <w:rPr>
            <w:sz w:val="28"/>
            <w:szCs w:val="28"/>
            <w:rPrChange w:id="1365" w:author="Maher" w:date="2026-04-24T00:10:00Z">
              <w:rPr>
                <w:rFonts w:ascii="Traditional Arabic" w:hAnsi="Traditional Arabic" w:cs="Traditional Arabic"/>
                <w:sz w:val="28"/>
                <w:szCs w:val="28"/>
              </w:rPr>
            </w:rPrChange>
          </w:rPr>
          <w:delText xml:space="preserve"> Flutter Maps </w:delText>
        </w:r>
        <w:r w:rsidRPr="00AA5F69" w:rsidDel="00A229E8">
          <w:rPr>
            <w:sz w:val="28"/>
            <w:szCs w:val="28"/>
            <w:rtl/>
            <w:rPrChange w:id="1366" w:author="Maher" w:date="2026-04-24T00:10:00Z">
              <w:rPr>
                <w:rFonts w:ascii="Traditional Arabic" w:hAnsi="Traditional Arabic" w:cs="Traditional Arabic"/>
                <w:sz w:val="28"/>
                <w:szCs w:val="28"/>
                <w:rtl/>
              </w:rPr>
            </w:rPrChange>
          </w:rPr>
          <w:delText>بدلاً من الاعتماد على خدمات</w:delText>
        </w:r>
        <w:r w:rsidRPr="00AA5F69" w:rsidDel="00A229E8">
          <w:rPr>
            <w:sz w:val="28"/>
            <w:szCs w:val="28"/>
            <w:rPrChange w:id="1367" w:author="Maher" w:date="2026-04-24T00:10:00Z">
              <w:rPr>
                <w:rFonts w:ascii="Traditional Arabic" w:hAnsi="Traditional Arabic" w:cs="Traditional Arabic"/>
                <w:sz w:val="28"/>
                <w:szCs w:val="28"/>
              </w:rPr>
            </w:rPrChange>
          </w:rPr>
          <w:delText xml:space="preserve"> Google Maps API</w:delText>
        </w:r>
        <w:r w:rsidRPr="00AA5F69" w:rsidDel="00A229E8">
          <w:rPr>
            <w:sz w:val="28"/>
            <w:szCs w:val="28"/>
            <w:rtl/>
            <w:rPrChange w:id="1368" w:author="Maher" w:date="2026-04-24T00:10:00Z">
              <w:rPr>
                <w:rFonts w:ascii="Traditional Arabic" w:hAnsi="Traditional Arabic" w:cs="Traditional Arabic"/>
                <w:sz w:val="28"/>
                <w:szCs w:val="28"/>
                <w:rtl/>
              </w:rPr>
            </w:rPrChange>
          </w:rPr>
          <w:delText>، وذلك لتوفير تجربة أكثر مرونة وتكاملًا داخل تطبيق</w:delText>
        </w:r>
        <w:r w:rsidRPr="00AA5F69" w:rsidDel="00A229E8">
          <w:rPr>
            <w:sz w:val="28"/>
            <w:szCs w:val="28"/>
            <w:rPrChange w:id="1369" w:author="Maher" w:date="2026-04-24T00:10:00Z">
              <w:rPr>
                <w:rFonts w:ascii="Traditional Arabic" w:hAnsi="Traditional Arabic" w:cs="Traditional Arabic"/>
                <w:sz w:val="28"/>
                <w:szCs w:val="28"/>
              </w:rPr>
            </w:rPrChange>
          </w:rPr>
          <w:delText xml:space="preserve"> Flutter.</w:delText>
        </w:r>
      </w:del>
    </w:p>
    <w:p w:rsidR="00CD5C51" w:rsidRPr="00AA5F69" w:rsidDel="00A229E8" w:rsidRDefault="00CD5C51">
      <w:pPr>
        <w:pStyle w:val="a3"/>
        <w:bidi/>
        <w:jc w:val="both"/>
        <w:rPr>
          <w:del w:id="1370" w:author="BASHAR FAISAL" w:date="2026-04-19T17:34:00Z"/>
          <w:sz w:val="28"/>
          <w:szCs w:val="28"/>
          <w:rtl/>
          <w:rPrChange w:id="1371" w:author="Maher" w:date="2026-04-24T00:10:00Z">
            <w:rPr>
              <w:del w:id="1372" w:author="BASHAR FAISAL" w:date="2026-04-19T17:34:00Z"/>
              <w:rFonts w:ascii="Traditional Arabic" w:hAnsi="Traditional Arabic" w:cs="Traditional Arabic"/>
              <w:sz w:val="28"/>
              <w:szCs w:val="28"/>
              <w:rtl/>
            </w:rPr>
          </w:rPrChange>
        </w:rPr>
        <w:pPrChange w:id="1373" w:author="Maher" w:date="2026-04-24T00:10:00Z">
          <w:pPr>
            <w:bidi/>
          </w:pPr>
        </w:pPrChange>
      </w:pPr>
      <w:del w:id="1374" w:author="BASHAR FAISAL" w:date="2026-04-19T17:34:00Z">
        <w:r w:rsidRPr="00AA5F69" w:rsidDel="00A229E8">
          <w:rPr>
            <w:sz w:val="28"/>
            <w:szCs w:val="28"/>
            <w:rtl/>
            <w:rPrChange w:id="1375" w:author="Maher" w:date="2026-04-24T00:10:00Z">
              <w:rPr>
                <w:rFonts w:ascii="Traditional Arabic" w:hAnsi="Traditional Arabic" w:cs="Traditional Arabic"/>
                <w:sz w:val="28"/>
                <w:szCs w:val="28"/>
                <w:rtl/>
              </w:rPr>
            </w:rPrChange>
          </w:rPr>
          <w:delText>يتم استخدام هذه الخدمة لتنفيذ مجموعة من الوظائف الأساسية، تشمل</w:delText>
        </w:r>
        <w:r w:rsidRPr="00AA5F69" w:rsidDel="00A229E8">
          <w:rPr>
            <w:sz w:val="28"/>
            <w:szCs w:val="28"/>
            <w:rPrChange w:id="1376" w:author="Maher" w:date="2026-04-24T00:10:00Z">
              <w:rPr>
                <w:rFonts w:ascii="Traditional Arabic" w:hAnsi="Traditional Arabic" w:cs="Traditional Arabic"/>
                <w:sz w:val="28"/>
                <w:szCs w:val="28"/>
              </w:rPr>
            </w:rPrChange>
          </w:rPr>
          <w:delText>:</w:delText>
        </w:r>
      </w:del>
    </w:p>
    <w:p w:rsidR="00CD5C51" w:rsidRPr="00AA5F69" w:rsidDel="00A229E8" w:rsidRDefault="00CD5C51">
      <w:pPr>
        <w:pStyle w:val="a3"/>
        <w:bidi/>
        <w:jc w:val="both"/>
        <w:rPr>
          <w:del w:id="1377" w:author="BASHAR FAISAL" w:date="2026-04-19T17:34:00Z"/>
          <w:sz w:val="28"/>
          <w:szCs w:val="28"/>
          <w:rtl/>
          <w:rPrChange w:id="1378" w:author="Maher" w:date="2026-04-24T00:10:00Z">
            <w:rPr>
              <w:del w:id="1379" w:author="BASHAR FAISAL" w:date="2026-04-19T17:34:00Z"/>
              <w:rFonts w:ascii="Traditional Arabic" w:hAnsi="Traditional Arabic" w:cs="Traditional Arabic"/>
              <w:sz w:val="28"/>
              <w:szCs w:val="28"/>
              <w:rtl/>
            </w:rPr>
          </w:rPrChange>
        </w:rPr>
        <w:pPrChange w:id="1380" w:author="Maher" w:date="2026-04-24T00:10:00Z">
          <w:pPr>
            <w:pStyle w:val="a3"/>
            <w:numPr>
              <w:numId w:val="50"/>
            </w:numPr>
            <w:bidi/>
            <w:ind w:hanging="360"/>
          </w:pPr>
        </w:pPrChange>
      </w:pPr>
      <w:del w:id="1381" w:author="BASHAR FAISAL" w:date="2026-04-19T17:34:00Z">
        <w:r w:rsidRPr="00AA5F69" w:rsidDel="00A229E8">
          <w:rPr>
            <w:sz w:val="28"/>
            <w:szCs w:val="28"/>
            <w:rtl/>
            <w:rPrChange w:id="1382" w:author="Maher" w:date="2026-04-24T00:10:00Z">
              <w:rPr>
                <w:rFonts w:ascii="Traditional Arabic" w:hAnsi="Traditional Arabic" w:cs="Traditional Arabic"/>
                <w:sz w:val="28"/>
                <w:szCs w:val="28"/>
                <w:rtl/>
              </w:rPr>
            </w:rPrChange>
          </w:rPr>
          <w:delText>تحويل العناوين النصية إلى إحداثيات جغرافية دقيقة داخل النظام</w:delText>
        </w:r>
        <w:r w:rsidRPr="00AA5F69" w:rsidDel="00A229E8">
          <w:rPr>
            <w:sz w:val="28"/>
            <w:szCs w:val="28"/>
            <w:rPrChange w:id="1383" w:author="Maher" w:date="2026-04-24T00:10:00Z">
              <w:rPr>
                <w:rFonts w:ascii="Traditional Arabic" w:hAnsi="Traditional Arabic" w:cs="Traditional Arabic"/>
                <w:sz w:val="28"/>
                <w:szCs w:val="28"/>
              </w:rPr>
            </w:rPrChange>
          </w:rPr>
          <w:delText>.</w:delText>
        </w:r>
      </w:del>
    </w:p>
    <w:p w:rsidR="00CD5C51" w:rsidRPr="00AA5F69" w:rsidDel="00A229E8" w:rsidRDefault="00CD5C51">
      <w:pPr>
        <w:pStyle w:val="a3"/>
        <w:bidi/>
        <w:jc w:val="both"/>
        <w:rPr>
          <w:del w:id="1384" w:author="BASHAR FAISAL" w:date="2026-04-19T17:34:00Z"/>
          <w:sz w:val="28"/>
          <w:szCs w:val="28"/>
          <w:rtl/>
          <w:rPrChange w:id="1385" w:author="Maher" w:date="2026-04-24T00:10:00Z">
            <w:rPr>
              <w:del w:id="1386" w:author="BASHAR FAISAL" w:date="2026-04-19T17:34:00Z"/>
              <w:rFonts w:ascii="Traditional Arabic" w:hAnsi="Traditional Arabic" w:cs="Traditional Arabic"/>
              <w:sz w:val="28"/>
              <w:szCs w:val="28"/>
              <w:rtl/>
            </w:rPr>
          </w:rPrChange>
        </w:rPr>
        <w:pPrChange w:id="1387" w:author="Maher" w:date="2026-04-24T00:10:00Z">
          <w:pPr>
            <w:pStyle w:val="a3"/>
            <w:numPr>
              <w:numId w:val="50"/>
            </w:numPr>
            <w:bidi/>
            <w:ind w:hanging="360"/>
          </w:pPr>
        </w:pPrChange>
      </w:pPr>
      <w:del w:id="1388" w:author="BASHAR FAISAL" w:date="2026-04-19T17:34:00Z">
        <w:r w:rsidRPr="00AA5F69" w:rsidDel="00A229E8">
          <w:rPr>
            <w:sz w:val="28"/>
            <w:szCs w:val="28"/>
            <w:rtl/>
            <w:rPrChange w:id="1389" w:author="Maher" w:date="2026-04-24T00:10:00Z">
              <w:rPr>
                <w:rFonts w:ascii="Traditional Arabic" w:hAnsi="Traditional Arabic" w:cs="Traditional Arabic"/>
                <w:sz w:val="28"/>
                <w:szCs w:val="28"/>
                <w:rtl/>
              </w:rPr>
            </w:rPrChange>
          </w:rPr>
          <w:delText>حساب المسافات والزمن المتوقع للوصول</w:delText>
        </w:r>
        <w:r w:rsidRPr="00AA5F69" w:rsidDel="00A229E8">
          <w:rPr>
            <w:sz w:val="28"/>
            <w:szCs w:val="28"/>
            <w:rPrChange w:id="1390" w:author="Maher" w:date="2026-04-24T00:10:00Z">
              <w:rPr>
                <w:rFonts w:ascii="Traditional Arabic" w:hAnsi="Traditional Arabic" w:cs="Traditional Arabic"/>
                <w:sz w:val="28"/>
                <w:szCs w:val="28"/>
              </w:rPr>
            </w:rPrChange>
          </w:rPr>
          <w:delText xml:space="preserve"> (ETA) </w:delText>
        </w:r>
        <w:r w:rsidRPr="00AA5F69" w:rsidDel="00A229E8">
          <w:rPr>
            <w:sz w:val="28"/>
            <w:szCs w:val="28"/>
            <w:rtl/>
            <w:rPrChange w:id="1391" w:author="Maher" w:date="2026-04-24T00:10:00Z">
              <w:rPr>
                <w:rFonts w:ascii="Traditional Arabic" w:hAnsi="Traditional Arabic" w:cs="Traditional Arabic"/>
                <w:sz w:val="28"/>
                <w:szCs w:val="28"/>
                <w:rtl/>
              </w:rPr>
            </w:rPrChange>
          </w:rPr>
          <w:delText>بالاعتماد على بيانات الموقع وحركة التنقل المتاحة</w:delText>
        </w:r>
        <w:r w:rsidRPr="00AA5F69" w:rsidDel="00A229E8">
          <w:rPr>
            <w:sz w:val="28"/>
            <w:szCs w:val="28"/>
            <w:rPrChange w:id="1392" w:author="Maher" w:date="2026-04-24T00:10:00Z">
              <w:rPr>
                <w:rFonts w:ascii="Traditional Arabic" w:hAnsi="Traditional Arabic" w:cs="Traditional Arabic"/>
                <w:sz w:val="28"/>
                <w:szCs w:val="28"/>
              </w:rPr>
            </w:rPrChange>
          </w:rPr>
          <w:delText>.</w:delText>
        </w:r>
      </w:del>
    </w:p>
    <w:p w:rsidR="00CD5C51" w:rsidRPr="00AA5F69" w:rsidDel="00A229E8" w:rsidRDefault="00CD5C51">
      <w:pPr>
        <w:pStyle w:val="a3"/>
        <w:bidi/>
        <w:jc w:val="both"/>
        <w:rPr>
          <w:del w:id="1393" w:author="BASHAR FAISAL" w:date="2026-04-19T17:34:00Z"/>
          <w:sz w:val="28"/>
          <w:szCs w:val="28"/>
          <w:rtl/>
          <w:rPrChange w:id="1394" w:author="Maher" w:date="2026-04-24T00:10:00Z">
            <w:rPr>
              <w:del w:id="1395" w:author="BASHAR FAISAL" w:date="2026-04-19T17:34:00Z"/>
              <w:rFonts w:ascii="Traditional Arabic" w:hAnsi="Traditional Arabic" w:cs="Traditional Arabic"/>
              <w:sz w:val="28"/>
              <w:szCs w:val="28"/>
              <w:rtl/>
            </w:rPr>
          </w:rPrChange>
        </w:rPr>
        <w:pPrChange w:id="1396" w:author="Maher" w:date="2026-04-24T00:10:00Z">
          <w:pPr>
            <w:pStyle w:val="a3"/>
            <w:numPr>
              <w:numId w:val="50"/>
            </w:numPr>
            <w:bidi/>
            <w:ind w:hanging="360"/>
          </w:pPr>
        </w:pPrChange>
      </w:pPr>
      <w:del w:id="1397" w:author="BASHAR FAISAL" w:date="2026-04-19T17:34:00Z">
        <w:r w:rsidRPr="00AA5F69" w:rsidDel="00A229E8">
          <w:rPr>
            <w:sz w:val="28"/>
            <w:szCs w:val="28"/>
            <w:rtl/>
            <w:rPrChange w:id="1398" w:author="Maher" w:date="2026-04-24T00:10:00Z">
              <w:rPr>
                <w:rFonts w:ascii="Traditional Arabic" w:hAnsi="Traditional Arabic" w:cs="Traditional Arabic"/>
                <w:sz w:val="28"/>
                <w:szCs w:val="28"/>
                <w:rtl/>
              </w:rPr>
            </w:rPrChange>
          </w:rPr>
          <w:delText>عرض خرائط تفاعلية داخل التطبيق تتيح للمندوبين اختيار المسارات المناسبة، وتمكن المستفيدين والعملاء من تتبع حالة الطلبات بشكل واضح ومباشر</w:delText>
        </w:r>
        <w:r w:rsidRPr="00AA5F69" w:rsidDel="00A229E8">
          <w:rPr>
            <w:sz w:val="28"/>
            <w:szCs w:val="28"/>
            <w:rPrChange w:id="1399" w:author="Maher" w:date="2026-04-24T00:10:00Z">
              <w:rPr>
                <w:rFonts w:ascii="Traditional Arabic" w:hAnsi="Traditional Arabic" w:cs="Traditional Arabic"/>
                <w:sz w:val="28"/>
                <w:szCs w:val="28"/>
              </w:rPr>
            </w:rPrChange>
          </w:rPr>
          <w:delText>.</w:delText>
        </w:r>
      </w:del>
    </w:p>
    <w:p w:rsidR="00CD5C51" w:rsidRPr="00AA5F69" w:rsidDel="00A229E8" w:rsidRDefault="00CD5C51">
      <w:pPr>
        <w:pStyle w:val="a3"/>
        <w:bidi/>
        <w:jc w:val="both"/>
        <w:rPr>
          <w:del w:id="1400" w:author="BASHAR FAISAL" w:date="2026-04-19T17:34:00Z"/>
          <w:sz w:val="28"/>
          <w:szCs w:val="28"/>
          <w:rtl/>
          <w:rPrChange w:id="1401" w:author="Maher" w:date="2026-04-24T00:10:00Z">
            <w:rPr>
              <w:del w:id="1402" w:author="BASHAR FAISAL" w:date="2026-04-19T17:34:00Z"/>
              <w:rFonts w:ascii="Traditional Arabic" w:hAnsi="Traditional Arabic" w:cs="Traditional Arabic"/>
              <w:sz w:val="28"/>
              <w:szCs w:val="28"/>
              <w:rtl/>
            </w:rPr>
          </w:rPrChange>
        </w:rPr>
        <w:pPrChange w:id="1403" w:author="Maher" w:date="2026-04-24T00:10:00Z">
          <w:pPr>
            <w:bidi/>
            <w:jc w:val="both"/>
          </w:pPr>
        </w:pPrChange>
      </w:pPr>
      <w:del w:id="1404" w:author="BASHAR FAISAL" w:date="2026-04-19T17:34:00Z">
        <w:r w:rsidRPr="00AA5F69" w:rsidDel="00A229E8">
          <w:rPr>
            <w:sz w:val="28"/>
            <w:szCs w:val="28"/>
            <w:rtl/>
            <w:rPrChange w:id="1405" w:author="Maher" w:date="2026-04-24T00:10:00Z">
              <w:rPr>
                <w:rFonts w:ascii="Traditional Arabic" w:hAnsi="Traditional Arabic" w:cs="Traditional Arabic"/>
                <w:sz w:val="28"/>
                <w:szCs w:val="28"/>
                <w:rtl/>
              </w:rPr>
            </w:rPrChange>
          </w:rPr>
          <w:delText>يساهم هذا التكامل في تحسين كفاءة التوصيل، ورفع دقة التتبع، وتعزيز تجربة المستخدم داخل النظام اللوجستي للمنصة.</w:delText>
        </w:r>
      </w:del>
    </w:p>
    <w:p w:rsidR="001D4C08" w:rsidRPr="00AA5F69" w:rsidDel="00A229E8" w:rsidRDefault="001D4C08">
      <w:pPr>
        <w:pStyle w:val="a3"/>
        <w:bidi/>
        <w:jc w:val="both"/>
        <w:rPr>
          <w:del w:id="1406" w:author="BASHAR FAISAL" w:date="2026-04-19T17:34:00Z"/>
          <w:b/>
          <w:bCs/>
          <w:sz w:val="28"/>
          <w:szCs w:val="28"/>
          <w:rtl/>
          <w:rPrChange w:id="1407" w:author="Maher" w:date="2026-04-24T00:10:00Z">
            <w:rPr>
              <w:del w:id="1408" w:author="BASHAR FAISAL" w:date="2026-04-19T17:34:00Z"/>
              <w:rFonts w:ascii="Traditional Arabic" w:hAnsi="Traditional Arabic" w:cs="Traditional Arabic"/>
              <w:b/>
              <w:bCs/>
              <w:sz w:val="28"/>
              <w:szCs w:val="28"/>
              <w:rtl/>
            </w:rPr>
          </w:rPrChange>
        </w:rPr>
        <w:pPrChange w:id="1409" w:author="Maher" w:date="2026-04-24T00:10:00Z">
          <w:pPr>
            <w:bidi/>
            <w:jc w:val="both"/>
          </w:pPr>
        </w:pPrChange>
      </w:pPr>
      <w:del w:id="1410" w:author="BASHAR FAISAL" w:date="2026-04-19T17:34:00Z">
        <w:r w:rsidRPr="00AA5F69" w:rsidDel="00A229E8">
          <w:rPr>
            <w:b/>
            <w:bCs/>
            <w:sz w:val="28"/>
            <w:szCs w:val="28"/>
            <w:rPrChange w:id="1411" w:author="Maher" w:date="2026-04-24T00:10:00Z">
              <w:rPr>
                <w:rFonts w:ascii="Traditional Arabic" w:hAnsi="Traditional Arabic" w:cs="Traditional Arabic"/>
                <w:b/>
                <w:bCs/>
                <w:sz w:val="28"/>
                <w:szCs w:val="28"/>
              </w:rPr>
            </w:rPrChange>
          </w:rPr>
          <w:delText xml:space="preserve">2.4.6 </w:delText>
        </w:r>
        <w:r w:rsidRPr="00AA5F69" w:rsidDel="00A229E8">
          <w:rPr>
            <w:b/>
            <w:bCs/>
            <w:sz w:val="28"/>
            <w:szCs w:val="28"/>
            <w:rtl/>
            <w:rPrChange w:id="1412" w:author="Maher" w:date="2026-04-24T00:10:00Z">
              <w:rPr>
                <w:rFonts w:ascii="Traditional Arabic" w:hAnsi="Traditional Arabic" w:cs="Traditional Arabic"/>
                <w:b/>
                <w:bCs/>
                <w:sz w:val="28"/>
                <w:szCs w:val="28"/>
                <w:rtl/>
              </w:rPr>
            </w:rPrChange>
          </w:rPr>
          <w:delText>تقنيات الرؤية الحاسوبية</w:delText>
        </w:r>
        <w:r w:rsidRPr="00AA5F69" w:rsidDel="00A229E8">
          <w:rPr>
            <w:b/>
            <w:bCs/>
            <w:sz w:val="28"/>
            <w:szCs w:val="28"/>
            <w:rPrChange w:id="1413" w:author="Maher" w:date="2026-04-24T00:10:00Z">
              <w:rPr>
                <w:rFonts w:ascii="Traditional Arabic" w:hAnsi="Traditional Arabic" w:cs="Traditional Arabic"/>
                <w:b/>
                <w:bCs/>
                <w:sz w:val="28"/>
                <w:szCs w:val="28"/>
              </w:rPr>
            </w:rPrChange>
          </w:rPr>
          <w:delText xml:space="preserve"> (Computer Vision Stack)</w:delText>
        </w:r>
      </w:del>
    </w:p>
    <w:p w:rsidR="001D4C08" w:rsidRPr="00AA5F69" w:rsidDel="00A229E8" w:rsidRDefault="001D4C08">
      <w:pPr>
        <w:pStyle w:val="a3"/>
        <w:bidi/>
        <w:jc w:val="both"/>
        <w:rPr>
          <w:del w:id="1414" w:author="BASHAR FAISAL" w:date="2026-04-19T17:34:00Z"/>
          <w:sz w:val="28"/>
          <w:szCs w:val="28"/>
          <w:rtl/>
          <w:rPrChange w:id="1415" w:author="Maher" w:date="2026-04-24T00:10:00Z">
            <w:rPr>
              <w:del w:id="1416" w:author="BASHAR FAISAL" w:date="2026-04-19T17:34:00Z"/>
              <w:rFonts w:ascii="Traditional Arabic" w:hAnsi="Traditional Arabic" w:cs="Traditional Arabic"/>
              <w:sz w:val="28"/>
              <w:szCs w:val="28"/>
              <w:rtl/>
            </w:rPr>
          </w:rPrChange>
        </w:rPr>
        <w:pPrChange w:id="1417" w:author="Maher" w:date="2026-04-24T00:10:00Z">
          <w:pPr>
            <w:bidi/>
            <w:jc w:val="both"/>
          </w:pPr>
        </w:pPrChange>
      </w:pPr>
      <w:del w:id="1418" w:author="BASHAR FAISAL" w:date="2026-04-19T17:34:00Z">
        <w:r w:rsidRPr="00AA5F69" w:rsidDel="00A229E8">
          <w:rPr>
            <w:sz w:val="28"/>
            <w:szCs w:val="28"/>
            <w:rtl/>
            <w:rPrChange w:id="1419" w:author="Maher" w:date="2026-04-24T00:10:00Z">
              <w:rPr>
                <w:rFonts w:ascii="Traditional Arabic" w:hAnsi="Traditional Arabic" w:cs="Traditional Arabic"/>
                <w:sz w:val="28"/>
                <w:szCs w:val="28"/>
                <w:rtl/>
              </w:rPr>
            </w:rPrChange>
          </w:rPr>
          <w:delText>تعتمد المنصة في رصد حالة الطاولات على تقنيات متطورة تشمل</w:delText>
        </w:r>
        <w:r w:rsidRPr="00AA5F69" w:rsidDel="00A229E8">
          <w:rPr>
            <w:sz w:val="28"/>
            <w:szCs w:val="28"/>
            <w:rPrChange w:id="1420" w:author="Maher" w:date="2026-04-24T00:10:00Z">
              <w:rPr>
                <w:rFonts w:ascii="Traditional Arabic" w:hAnsi="Traditional Arabic" w:cs="Traditional Arabic"/>
                <w:sz w:val="28"/>
                <w:szCs w:val="28"/>
              </w:rPr>
            </w:rPrChange>
          </w:rPr>
          <w:delText xml:space="preserve"> </w:delText>
        </w:r>
      </w:del>
      <w:del w:id="1421" w:author="BASHAR FAISAL" w:date="2026-04-19T16:54:00Z">
        <w:r w:rsidR="00D83C89" w:rsidRPr="00AA5F69" w:rsidDel="0023069A">
          <w:rPr>
            <w:sz w:val="28"/>
            <w:szCs w:val="28"/>
            <w:rPrChange w:id="1422" w:author="Maher" w:date="2026-04-24T00:10:00Z">
              <w:rPr>
                <w:rFonts w:ascii="Traditional Arabic" w:hAnsi="Traditional Arabic" w:cs="Traditional Arabic"/>
                <w:sz w:val="28"/>
                <w:szCs w:val="28"/>
              </w:rPr>
            </w:rPrChange>
          </w:rPr>
          <w:delText>(</w:delText>
        </w:r>
        <w:r w:rsidRPr="00AA5F69" w:rsidDel="0023069A">
          <w:rPr>
            <w:sz w:val="28"/>
            <w:szCs w:val="28"/>
            <w:rPrChange w:id="1423" w:author="Maher" w:date="2026-04-24T00:10:00Z">
              <w:rPr>
                <w:rFonts w:ascii="Traditional Arabic" w:hAnsi="Traditional Arabic" w:cs="Traditional Arabic"/>
                <w:sz w:val="28"/>
                <w:szCs w:val="28"/>
              </w:rPr>
            </w:rPrChange>
          </w:rPr>
          <w:delText>8):</w:delText>
        </w:r>
      </w:del>
    </w:p>
    <w:p w:rsidR="001D4C08" w:rsidRPr="00AA5F69" w:rsidDel="00A229E8" w:rsidRDefault="001D4C08">
      <w:pPr>
        <w:pStyle w:val="a3"/>
        <w:bidi/>
        <w:jc w:val="both"/>
        <w:rPr>
          <w:del w:id="1424" w:author="BASHAR FAISAL" w:date="2026-04-19T17:34:00Z"/>
          <w:sz w:val="28"/>
          <w:szCs w:val="28"/>
          <w:rtl/>
          <w:rPrChange w:id="1425" w:author="Maher" w:date="2026-04-24T00:10:00Z">
            <w:rPr>
              <w:del w:id="1426" w:author="BASHAR FAISAL" w:date="2026-04-19T17:34:00Z"/>
              <w:rFonts w:ascii="Traditional Arabic" w:hAnsi="Traditional Arabic" w:cs="Traditional Arabic"/>
              <w:sz w:val="28"/>
              <w:szCs w:val="28"/>
              <w:rtl/>
            </w:rPr>
          </w:rPrChange>
        </w:rPr>
        <w:pPrChange w:id="1427" w:author="Maher" w:date="2026-04-24T00:10:00Z">
          <w:pPr>
            <w:pStyle w:val="a3"/>
            <w:numPr>
              <w:numId w:val="51"/>
            </w:numPr>
            <w:bidi/>
            <w:ind w:left="360" w:hanging="360"/>
            <w:jc w:val="both"/>
          </w:pPr>
        </w:pPrChange>
      </w:pPr>
      <w:del w:id="1428" w:author="BASHAR FAISAL" w:date="2026-04-19T17:34:00Z">
        <w:r w:rsidRPr="00AA5F69" w:rsidDel="00A229E8">
          <w:rPr>
            <w:sz w:val="28"/>
            <w:szCs w:val="28"/>
            <w:rPrChange w:id="1429" w:author="Maher" w:date="2026-04-24T00:10:00Z">
              <w:rPr>
                <w:rFonts w:ascii="Traditional Arabic" w:hAnsi="Traditional Arabic" w:cs="Traditional Arabic"/>
                <w:sz w:val="28"/>
                <w:szCs w:val="28"/>
              </w:rPr>
            </w:rPrChange>
          </w:rPr>
          <w:delText xml:space="preserve">YOLOv8m (You Only Look Once) </w:delText>
        </w:r>
        <w:r w:rsidRPr="00AA5F69" w:rsidDel="00A229E8">
          <w:rPr>
            <w:sz w:val="28"/>
            <w:szCs w:val="28"/>
            <w:rtl/>
            <w:rPrChange w:id="1430" w:author="Maher" w:date="2026-04-24T00:10:00Z">
              <w:rPr>
                <w:rFonts w:ascii="Traditional Arabic" w:hAnsi="Traditional Arabic" w:cs="Traditional Arabic"/>
                <w:sz w:val="28"/>
                <w:szCs w:val="28"/>
                <w:rtl/>
              </w:rPr>
            </w:rPrChange>
          </w:rPr>
          <w:delText>وهو نموذج رائد في كشف العناصر</w:delText>
        </w:r>
        <w:r w:rsidRPr="00AA5F69" w:rsidDel="00A229E8">
          <w:rPr>
            <w:sz w:val="28"/>
            <w:szCs w:val="28"/>
            <w:rPrChange w:id="1431" w:author="Maher" w:date="2026-04-24T00:10:00Z">
              <w:rPr>
                <w:rFonts w:ascii="Traditional Arabic" w:hAnsi="Traditional Arabic" w:cs="Traditional Arabic"/>
                <w:sz w:val="28"/>
                <w:szCs w:val="28"/>
              </w:rPr>
            </w:rPrChange>
          </w:rPr>
          <w:delText xml:space="preserve"> (Object Detection) </w:delText>
        </w:r>
        <w:r w:rsidRPr="00AA5F69" w:rsidDel="00A229E8">
          <w:rPr>
            <w:sz w:val="28"/>
            <w:szCs w:val="28"/>
            <w:rtl/>
            <w:rPrChange w:id="1432" w:author="Maher" w:date="2026-04-24T00:10:00Z">
              <w:rPr>
                <w:rFonts w:ascii="Traditional Arabic" w:hAnsi="Traditional Arabic" w:cs="Traditional Arabic"/>
                <w:sz w:val="28"/>
                <w:szCs w:val="28"/>
                <w:rtl/>
              </w:rPr>
            </w:rPrChange>
          </w:rPr>
          <w:delText>يتميز بالتوازن المثالي بين السرعة والدقة. تم تدريبه لتحديد الكراسي، الطاولات، والأشخاص داخل صالة المطعم من خلال تغذية الفيديو الحية بفعالية عالية</w:delText>
        </w:r>
        <w:r w:rsidRPr="00AA5F69" w:rsidDel="00A229E8">
          <w:rPr>
            <w:sz w:val="28"/>
            <w:szCs w:val="28"/>
            <w:rPrChange w:id="1433" w:author="Maher" w:date="2026-04-24T00:10:00Z">
              <w:rPr>
                <w:rFonts w:ascii="Traditional Arabic" w:hAnsi="Traditional Arabic" w:cs="Traditional Arabic"/>
                <w:sz w:val="28"/>
                <w:szCs w:val="28"/>
              </w:rPr>
            </w:rPrChange>
          </w:rPr>
          <w:delText xml:space="preserve"> </w:delText>
        </w:r>
      </w:del>
      <w:del w:id="1434" w:author="BASHAR FAISAL" w:date="2026-04-19T16:54:00Z">
        <w:r w:rsidR="00D83C89" w:rsidRPr="00AA5F69" w:rsidDel="0023069A">
          <w:rPr>
            <w:sz w:val="28"/>
            <w:szCs w:val="28"/>
            <w:rPrChange w:id="1435" w:author="Maher" w:date="2026-04-24T00:10:00Z">
              <w:rPr>
                <w:rFonts w:ascii="Traditional Arabic" w:hAnsi="Traditional Arabic" w:cs="Traditional Arabic"/>
                <w:sz w:val="28"/>
                <w:szCs w:val="28"/>
              </w:rPr>
            </w:rPrChange>
          </w:rPr>
          <w:delText>(</w:delText>
        </w:r>
        <w:r w:rsidRPr="00AA5F69" w:rsidDel="0023069A">
          <w:rPr>
            <w:sz w:val="28"/>
            <w:szCs w:val="28"/>
            <w:rPrChange w:id="1436" w:author="Maher" w:date="2026-04-24T00:10:00Z">
              <w:rPr>
                <w:rFonts w:ascii="Traditional Arabic" w:hAnsi="Traditional Arabic" w:cs="Traditional Arabic"/>
                <w:sz w:val="28"/>
                <w:szCs w:val="28"/>
              </w:rPr>
            </w:rPrChange>
          </w:rPr>
          <w:delText>8).</w:delText>
        </w:r>
      </w:del>
    </w:p>
    <w:p w:rsidR="001D4C08" w:rsidRPr="00AA5F69" w:rsidDel="00A229E8" w:rsidRDefault="001D4C08">
      <w:pPr>
        <w:pStyle w:val="a3"/>
        <w:bidi/>
        <w:jc w:val="both"/>
        <w:rPr>
          <w:del w:id="1437" w:author="BASHAR FAISAL" w:date="2026-04-19T17:34:00Z"/>
          <w:sz w:val="28"/>
          <w:szCs w:val="28"/>
          <w:rtl/>
          <w:rPrChange w:id="1438" w:author="Maher" w:date="2026-04-24T00:10:00Z">
            <w:rPr>
              <w:del w:id="1439" w:author="BASHAR FAISAL" w:date="2026-04-19T17:34:00Z"/>
              <w:rFonts w:ascii="Traditional Arabic" w:hAnsi="Traditional Arabic" w:cs="Traditional Arabic"/>
              <w:sz w:val="28"/>
              <w:szCs w:val="28"/>
              <w:rtl/>
            </w:rPr>
          </w:rPrChange>
        </w:rPr>
        <w:pPrChange w:id="1440" w:author="Maher" w:date="2026-04-24T00:10:00Z">
          <w:pPr>
            <w:pStyle w:val="a3"/>
            <w:numPr>
              <w:numId w:val="51"/>
            </w:numPr>
            <w:bidi/>
            <w:ind w:left="360" w:hanging="360"/>
            <w:jc w:val="both"/>
          </w:pPr>
        </w:pPrChange>
      </w:pPr>
      <w:del w:id="1441" w:author="BASHAR FAISAL" w:date="2026-04-19T17:34:00Z">
        <w:r w:rsidRPr="00AA5F69" w:rsidDel="00A229E8">
          <w:rPr>
            <w:sz w:val="28"/>
            <w:szCs w:val="28"/>
            <w:rPrChange w:id="1442" w:author="Maher" w:date="2026-04-24T00:10:00Z">
              <w:rPr>
                <w:rFonts w:ascii="Traditional Arabic" w:hAnsi="Traditional Arabic" w:cs="Traditional Arabic"/>
                <w:sz w:val="28"/>
                <w:szCs w:val="28"/>
              </w:rPr>
            </w:rPrChange>
          </w:rPr>
          <w:delText xml:space="preserve">ByteTrack </w:delText>
        </w:r>
        <w:r w:rsidRPr="00AA5F69" w:rsidDel="00A229E8">
          <w:rPr>
            <w:sz w:val="28"/>
            <w:szCs w:val="28"/>
            <w:rtl/>
            <w:rPrChange w:id="1443" w:author="Maher" w:date="2026-04-24T00:10:00Z">
              <w:rPr>
                <w:rFonts w:ascii="Traditional Arabic" w:hAnsi="Traditional Arabic" w:cs="Traditional Arabic"/>
                <w:sz w:val="28"/>
                <w:szCs w:val="28"/>
                <w:rtl/>
              </w:rPr>
            </w:rPrChange>
          </w:rPr>
          <w:delText>خوارزمية تستخدم لتتبع حركة العناصر المكتشفة لضمان دقة تحليل حالة الطاولة (هل هي مشغولة حالياً أم تم إخلاؤها وبحاجة لتنظيف) مع مرور الوقت، مما يقلل من الإنذارات الخاطئة الناتجة عن الحركة العابرة</w:delText>
        </w:r>
      </w:del>
      <w:del w:id="1444" w:author="BASHAR FAISAL" w:date="2026-04-19T16:54:00Z">
        <w:r w:rsidRPr="00AA5F69" w:rsidDel="0023069A">
          <w:rPr>
            <w:sz w:val="28"/>
            <w:szCs w:val="28"/>
            <w:rPrChange w:id="1445" w:author="Maher" w:date="2026-04-24T00:10:00Z">
              <w:rPr>
                <w:rFonts w:ascii="Traditional Arabic" w:hAnsi="Traditional Arabic" w:cs="Traditional Arabic"/>
                <w:sz w:val="28"/>
                <w:szCs w:val="28"/>
              </w:rPr>
            </w:rPrChange>
          </w:rPr>
          <w:delText xml:space="preserve"> </w:delText>
        </w:r>
        <w:r w:rsidR="00D83C89" w:rsidRPr="00AA5F69" w:rsidDel="0023069A">
          <w:rPr>
            <w:sz w:val="28"/>
            <w:szCs w:val="28"/>
            <w:rPrChange w:id="1446" w:author="Maher" w:date="2026-04-24T00:10:00Z">
              <w:rPr>
                <w:rFonts w:ascii="Traditional Arabic" w:hAnsi="Traditional Arabic" w:cs="Traditional Arabic"/>
                <w:sz w:val="28"/>
                <w:szCs w:val="28"/>
              </w:rPr>
            </w:rPrChange>
          </w:rPr>
          <w:delText>(</w:delText>
        </w:r>
        <w:r w:rsidRPr="00AA5F69" w:rsidDel="0023069A">
          <w:rPr>
            <w:sz w:val="28"/>
            <w:szCs w:val="28"/>
            <w:rPrChange w:id="1447" w:author="Maher" w:date="2026-04-24T00:10:00Z">
              <w:rPr>
                <w:rFonts w:ascii="Traditional Arabic" w:hAnsi="Traditional Arabic" w:cs="Traditional Arabic"/>
                <w:sz w:val="28"/>
                <w:szCs w:val="28"/>
              </w:rPr>
            </w:rPrChange>
          </w:rPr>
          <w:delText>8)</w:delText>
        </w:r>
      </w:del>
      <w:del w:id="1448" w:author="BASHAR FAISAL" w:date="2026-04-19T17:34:00Z">
        <w:r w:rsidRPr="00AA5F69" w:rsidDel="00A229E8">
          <w:rPr>
            <w:sz w:val="28"/>
            <w:szCs w:val="28"/>
            <w:rPrChange w:id="1449" w:author="Maher" w:date="2026-04-24T00:10:00Z">
              <w:rPr>
                <w:rFonts w:ascii="Traditional Arabic" w:hAnsi="Traditional Arabic" w:cs="Traditional Arabic"/>
                <w:sz w:val="28"/>
                <w:szCs w:val="28"/>
              </w:rPr>
            </w:rPrChange>
          </w:rPr>
          <w:delText>.</w:delText>
        </w:r>
      </w:del>
    </w:p>
    <w:p w:rsidR="001D4C08" w:rsidRPr="00AA5F69" w:rsidDel="00A229E8" w:rsidRDefault="001D4C08">
      <w:pPr>
        <w:pStyle w:val="a3"/>
        <w:bidi/>
        <w:jc w:val="both"/>
        <w:rPr>
          <w:del w:id="1450" w:author="BASHAR FAISAL" w:date="2026-04-19T17:34:00Z"/>
          <w:b/>
          <w:bCs/>
          <w:sz w:val="28"/>
          <w:szCs w:val="28"/>
          <w:rtl/>
          <w:rPrChange w:id="1451" w:author="Maher" w:date="2026-04-24T00:10:00Z">
            <w:rPr>
              <w:del w:id="1452" w:author="BASHAR FAISAL" w:date="2026-04-19T17:34:00Z"/>
              <w:rFonts w:ascii="Traditional Arabic" w:hAnsi="Traditional Arabic" w:cs="Traditional Arabic"/>
              <w:b/>
              <w:bCs/>
              <w:sz w:val="28"/>
              <w:szCs w:val="28"/>
              <w:rtl/>
            </w:rPr>
          </w:rPrChange>
        </w:rPr>
        <w:pPrChange w:id="1453" w:author="Maher" w:date="2026-04-24T00:10:00Z">
          <w:pPr>
            <w:bidi/>
            <w:jc w:val="both"/>
          </w:pPr>
        </w:pPrChange>
      </w:pPr>
      <w:del w:id="1454" w:author="BASHAR FAISAL" w:date="2026-04-19T17:34:00Z">
        <w:r w:rsidRPr="00AA5F69" w:rsidDel="00A229E8">
          <w:rPr>
            <w:sz w:val="28"/>
            <w:szCs w:val="28"/>
            <w:rPrChange w:id="1455" w:author="Maher" w:date="2026-04-24T00:10:00Z">
              <w:rPr>
                <w:rFonts w:ascii="Traditional Arabic" w:hAnsi="Traditional Arabic" w:cs="Traditional Arabic"/>
                <w:sz w:val="28"/>
                <w:szCs w:val="28"/>
              </w:rPr>
            </w:rPrChange>
          </w:rPr>
          <w:delText xml:space="preserve"> </w:delText>
        </w:r>
        <w:r w:rsidRPr="00AA5F69" w:rsidDel="00A229E8">
          <w:rPr>
            <w:b/>
            <w:bCs/>
            <w:sz w:val="28"/>
            <w:szCs w:val="28"/>
            <w:rPrChange w:id="1456" w:author="Maher" w:date="2026-04-24T00:10:00Z">
              <w:rPr>
                <w:rFonts w:ascii="Traditional Arabic" w:hAnsi="Traditional Arabic" w:cs="Traditional Arabic"/>
                <w:b/>
                <w:bCs/>
                <w:sz w:val="28"/>
                <w:szCs w:val="28"/>
              </w:rPr>
            </w:rPrChange>
          </w:rPr>
          <w:delText xml:space="preserve">2.4.7 </w:delText>
        </w:r>
        <w:r w:rsidRPr="00AA5F69" w:rsidDel="00A229E8">
          <w:rPr>
            <w:b/>
            <w:bCs/>
            <w:sz w:val="28"/>
            <w:szCs w:val="28"/>
            <w:rtl/>
            <w:rPrChange w:id="1457" w:author="Maher" w:date="2026-04-24T00:10:00Z">
              <w:rPr>
                <w:rFonts w:ascii="Traditional Arabic" w:hAnsi="Traditional Arabic" w:cs="Traditional Arabic"/>
                <w:b/>
                <w:bCs/>
                <w:sz w:val="28"/>
                <w:szCs w:val="28"/>
                <w:rtl/>
              </w:rPr>
            </w:rPrChange>
          </w:rPr>
          <w:delText>تقنيات التوليد المعزز بالاسترجاع</w:delText>
        </w:r>
        <w:r w:rsidRPr="00AA5F69" w:rsidDel="00A229E8">
          <w:rPr>
            <w:b/>
            <w:bCs/>
            <w:sz w:val="28"/>
            <w:szCs w:val="28"/>
            <w:rPrChange w:id="1458" w:author="Maher" w:date="2026-04-24T00:10:00Z">
              <w:rPr>
                <w:rFonts w:ascii="Traditional Arabic" w:hAnsi="Traditional Arabic" w:cs="Traditional Arabic"/>
                <w:b/>
                <w:bCs/>
                <w:sz w:val="28"/>
                <w:szCs w:val="28"/>
              </w:rPr>
            </w:rPrChange>
          </w:rPr>
          <w:delText xml:space="preserve"> (RAG Stack)</w:delText>
        </w:r>
      </w:del>
    </w:p>
    <w:p w:rsidR="001D4C08" w:rsidRPr="00AA5F69" w:rsidDel="00A229E8" w:rsidRDefault="001D4C08">
      <w:pPr>
        <w:pStyle w:val="a3"/>
        <w:bidi/>
        <w:jc w:val="both"/>
        <w:rPr>
          <w:del w:id="1459" w:author="BASHAR FAISAL" w:date="2026-04-19T17:34:00Z"/>
          <w:sz w:val="28"/>
          <w:szCs w:val="28"/>
          <w:rtl/>
          <w:rPrChange w:id="1460" w:author="Maher" w:date="2026-04-24T00:10:00Z">
            <w:rPr>
              <w:del w:id="1461" w:author="BASHAR FAISAL" w:date="2026-04-19T17:34:00Z"/>
              <w:rFonts w:ascii="Traditional Arabic" w:hAnsi="Traditional Arabic" w:cs="Traditional Arabic"/>
              <w:sz w:val="28"/>
              <w:szCs w:val="28"/>
              <w:rtl/>
            </w:rPr>
          </w:rPrChange>
        </w:rPr>
        <w:pPrChange w:id="1462" w:author="Maher" w:date="2026-04-24T00:10:00Z">
          <w:pPr>
            <w:bidi/>
            <w:jc w:val="both"/>
          </w:pPr>
        </w:pPrChange>
      </w:pPr>
      <w:del w:id="1463" w:author="BASHAR FAISAL" w:date="2026-04-19T17:34:00Z">
        <w:r w:rsidRPr="00AA5F69" w:rsidDel="00A229E8">
          <w:rPr>
            <w:sz w:val="28"/>
            <w:szCs w:val="28"/>
            <w:rtl/>
            <w:rPrChange w:id="1464" w:author="Maher" w:date="2026-04-24T00:10:00Z">
              <w:rPr>
                <w:rFonts w:ascii="Traditional Arabic" w:hAnsi="Traditional Arabic" w:cs="Traditional Arabic"/>
                <w:sz w:val="28"/>
                <w:szCs w:val="28"/>
                <w:rtl/>
              </w:rPr>
            </w:rPrChange>
          </w:rPr>
          <w:delText>لبناء المساعد الذكي، تم استخدام حزمة تقنية متخصصة تضمن دقة الإجابات</w:delText>
        </w:r>
        <w:r w:rsidRPr="00AA5F69" w:rsidDel="00A229E8">
          <w:rPr>
            <w:sz w:val="28"/>
            <w:szCs w:val="28"/>
            <w:rPrChange w:id="1465" w:author="Maher" w:date="2026-04-24T00:10:00Z">
              <w:rPr>
                <w:rFonts w:ascii="Traditional Arabic" w:hAnsi="Traditional Arabic" w:cs="Traditional Arabic"/>
                <w:sz w:val="28"/>
                <w:szCs w:val="28"/>
              </w:rPr>
            </w:rPrChange>
          </w:rPr>
          <w:delText xml:space="preserve"> </w:delText>
        </w:r>
      </w:del>
      <w:del w:id="1466" w:author="BASHAR FAISAL" w:date="2026-04-19T16:55:00Z">
        <w:r w:rsidR="00D83C89" w:rsidRPr="00AA5F69" w:rsidDel="0023069A">
          <w:rPr>
            <w:sz w:val="28"/>
            <w:szCs w:val="28"/>
            <w:rPrChange w:id="1467" w:author="Maher" w:date="2026-04-24T00:10:00Z">
              <w:rPr>
                <w:rFonts w:ascii="Traditional Arabic" w:hAnsi="Traditional Arabic" w:cs="Traditional Arabic"/>
                <w:sz w:val="28"/>
                <w:szCs w:val="28"/>
              </w:rPr>
            </w:rPrChange>
          </w:rPr>
          <w:delText>(</w:delText>
        </w:r>
        <w:r w:rsidRPr="00AA5F69" w:rsidDel="0023069A">
          <w:rPr>
            <w:sz w:val="28"/>
            <w:szCs w:val="28"/>
            <w:rPrChange w:id="1468" w:author="Maher" w:date="2026-04-24T00:10:00Z">
              <w:rPr>
                <w:rFonts w:ascii="Traditional Arabic" w:hAnsi="Traditional Arabic" w:cs="Traditional Arabic"/>
                <w:sz w:val="28"/>
                <w:szCs w:val="28"/>
              </w:rPr>
            </w:rPrChange>
          </w:rPr>
          <w:delText>13):</w:delText>
        </w:r>
      </w:del>
    </w:p>
    <w:p w:rsidR="001D4C08" w:rsidRPr="00AA5F69" w:rsidDel="00A229E8" w:rsidRDefault="001D4C08">
      <w:pPr>
        <w:pStyle w:val="a3"/>
        <w:bidi/>
        <w:jc w:val="both"/>
        <w:rPr>
          <w:del w:id="1469" w:author="BASHAR FAISAL" w:date="2026-04-19T17:34:00Z"/>
          <w:sz w:val="28"/>
          <w:szCs w:val="28"/>
          <w:rtl/>
          <w:rPrChange w:id="1470" w:author="Maher" w:date="2026-04-24T00:10:00Z">
            <w:rPr>
              <w:del w:id="1471" w:author="BASHAR FAISAL" w:date="2026-04-19T17:34:00Z"/>
              <w:rFonts w:ascii="Traditional Arabic" w:hAnsi="Traditional Arabic" w:cs="Traditional Arabic"/>
              <w:sz w:val="28"/>
              <w:szCs w:val="28"/>
              <w:rtl/>
            </w:rPr>
          </w:rPrChange>
        </w:rPr>
        <w:pPrChange w:id="1472" w:author="Maher" w:date="2026-04-24T00:10:00Z">
          <w:pPr>
            <w:pStyle w:val="a3"/>
            <w:numPr>
              <w:numId w:val="49"/>
            </w:numPr>
            <w:bidi/>
            <w:ind w:left="360" w:hanging="360"/>
            <w:jc w:val="both"/>
          </w:pPr>
        </w:pPrChange>
      </w:pPr>
      <w:del w:id="1473" w:author="BASHAR FAISAL" w:date="2026-04-19T17:34:00Z">
        <w:r w:rsidRPr="00AA5F69" w:rsidDel="00A229E8">
          <w:rPr>
            <w:sz w:val="28"/>
            <w:szCs w:val="28"/>
            <w:rPrChange w:id="1474" w:author="Maher" w:date="2026-04-24T00:10:00Z">
              <w:rPr>
                <w:rFonts w:ascii="Traditional Arabic" w:hAnsi="Traditional Arabic" w:cs="Traditional Arabic"/>
                <w:sz w:val="28"/>
                <w:szCs w:val="28"/>
              </w:rPr>
            </w:rPrChange>
          </w:rPr>
          <w:delText xml:space="preserve">BGE-M3 (Embedding Model) </w:delText>
        </w:r>
        <w:r w:rsidRPr="00AA5F69" w:rsidDel="00A229E8">
          <w:rPr>
            <w:sz w:val="28"/>
            <w:szCs w:val="28"/>
            <w:rtl/>
            <w:rPrChange w:id="1475" w:author="Maher" w:date="2026-04-24T00:10:00Z">
              <w:rPr>
                <w:rFonts w:ascii="Traditional Arabic" w:hAnsi="Traditional Arabic" w:cs="Traditional Arabic"/>
                <w:sz w:val="28"/>
                <w:szCs w:val="28"/>
                <w:rtl/>
              </w:rPr>
            </w:rPrChange>
          </w:rPr>
          <w:delText>لتحويل النصوص والبيانات المعرفية إلى تمثيلات رقمية</w:delText>
        </w:r>
        <w:r w:rsidRPr="00AA5F69" w:rsidDel="00A229E8">
          <w:rPr>
            <w:sz w:val="28"/>
            <w:szCs w:val="28"/>
            <w:rPrChange w:id="1476" w:author="Maher" w:date="2026-04-24T00:10:00Z">
              <w:rPr>
                <w:rFonts w:ascii="Traditional Arabic" w:hAnsi="Traditional Arabic" w:cs="Traditional Arabic"/>
                <w:sz w:val="28"/>
                <w:szCs w:val="28"/>
              </w:rPr>
            </w:rPrChange>
          </w:rPr>
          <w:delText xml:space="preserve"> (Vectors) </w:delText>
        </w:r>
        <w:r w:rsidRPr="00AA5F69" w:rsidDel="00A229E8">
          <w:rPr>
            <w:sz w:val="28"/>
            <w:szCs w:val="28"/>
            <w:rtl/>
            <w:rPrChange w:id="1477" w:author="Maher" w:date="2026-04-24T00:10:00Z">
              <w:rPr>
                <w:rFonts w:ascii="Traditional Arabic" w:hAnsi="Traditional Arabic" w:cs="Traditional Arabic"/>
                <w:sz w:val="28"/>
                <w:szCs w:val="28"/>
                <w:rtl/>
              </w:rPr>
            </w:rPrChange>
          </w:rPr>
          <w:delText>عالية الدقة تفهم السياق والمعنى اللغوي، مما يتيح بحثاً دلالياً</w:delText>
        </w:r>
        <w:r w:rsidRPr="00AA5F69" w:rsidDel="00A229E8">
          <w:rPr>
            <w:sz w:val="28"/>
            <w:szCs w:val="28"/>
            <w:rPrChange w:id="1478" w:author="Maher" w:date="2026-04-24T00:10:00Z">
              <w:rPr>
                <w:rFonts w:ascii="Traditional Arabic" w:hAnsi="Traditional Arabic" w:cs="Traditional Arabic"/>
                <w:sz w:val="28"/>
                <w:szCs w:val="28"/>
              </w:rPr>
            </w:rPrChange>
          </w:rPr>
          <w:delText xml:space="preserve"> (Semantic Search) </w:delText>
        </w:r>
        <w:r w:rsidRPr="00AA5F69" w:rsidDel="00A229E8">
          <w:rPr>
            <w:sz w:val="28"/>
            <w:szCs w:val="28"/>
            <w:rtl/>
            <w:rPrChange w:id="1479" w:author="Maher" w:date="2026-04-24T00:10:00Z">
              <w:rPr>
                <w:rFonts w:ascii="Traditional Arabic" w:hAnsi="Traditional Arabic" w:cs="Traditional Arabic"/>
                <w:sz w:val="28"/>
                <w:szCs w:val="28"/>
                <w:rtl/>
              </w:rPr>
            </w:rPrChange>
          </w:rPr>
          <w:delText>يتجاوز الكلمات المفتاحية</w:delText>
        </w:r>
        <w:r w:rsidRPr="00AA5F69" w:rsidDel="00A229E8">
          <w:rPr>
            <w:sz w:val="28"/>
            <w:szCs w:val="28"/>
            <w:rPrChange w:id="1480" w:author="Maher" w:date="2026-04-24T00:10:00Z">
              <w:rPr>
                <w:rFonts w:ascii="Traditional Arabic" w:hAnsi="Traditional Arabic" w:cs="Traditional Arabic"/>
                <w:sz w:val="28"/>
                <w:szCs w:val="28"/>
              </w:rPr>
            </w:rPrChange>
          </w:rPr>
          <w:delText xml:space="preserve"> </w:delText>
        </w:r>
      </w:del>
      <w:del w:id="1481" w:author="BASHAR FAISAL" w:date="2026-04-19T16:55:00Z">
        <w:r w:rsidR="00D83C89" w:rsidRPr="00AA5F69" w:rsidDel="0023069A">
          <w:rPr>
            <w:sz w:val="28"/>
            <w:szCs w:val="28"/>
            <w:rPrChange w:id="1482" w:author="Maher" w:date="2026-04-24T00:10:00Z">
              <w:rPr>
                <w:rFonts w:ascii="Traditional Arabic" w:hAnsi="Traditional Arabic" w:cs="Traditional Arabic"/>
                <w:sz w:val="28"/>
                <w:szCs w:val="28"/>
              </w:rPr>
            </w:rPrChange>
          </w:rPr>
          <w:delText>(</w:delText>
        </w:r>
        <w:r w:rsidRPr="00AA5F69" w:rsidDel="0023069A">
          <w:rPr>
            <w:sz w:val="28"/>
            <w:szCs w:val="28"/>
            <w:rPrChange w:id="1483" w:author="Maher" w:date="2026-04-24T00:10:00Z">
              <w:rPr>
                <w:rFonts w:ascii="Traditional Arabic" w:hAnsi="Traditional Arabic" w:cs="Traditional Arabic"/>
                <w:sz w:val="28"/>
                <w:szCs w:val="28"/>
              </w:rPr>
            </w:rPrChange>
          </w:rPr>
          <w:delText>13)</w:delText>
        </w:r>
      </w:del>
      <w:del w:id="1484" w:author="BASHAR FAISAL" w:date="2026-04-19T17:34:00Z">
        <w:r w:rsidRPr="00AA5F69" w:rsidDel="00A229E8">
          <w:rPr>
            <w:sz w:val="28"/>
            <w:szCs w:val="28"/>
            <w:rPrChange w:id="1485" w:author="Maher" w:date="2026-04-24T00:10:00Z">
              <w:rPr>
                <w:rFonts w:ascii="Traditional Arabic" w:hAnsi="Traditional Arabic" w:cs="Traditional Arabic"/>
                <w:sz w:val="28"/>
                <w:szCs w:val="28"/>
              </w:rPr>
            </w:rPrChange>
          </w:rPr>
          <w:delText>.</w:delText>
        </w:r>
      </w:del>
    </w:p>
    <w:p w:rsidR="001D4C08" w:rsidRPr="00AA5F69" w:rsidDel="00A229E8" w:rsidRDefault="001D4C08">
      <w:pPr>
        <w:pStyle w:val="a3"/>
        <w:bidi/>
        <w:jc w:val="both"/>
        <w:rPr>
          <w:del w:id="1486" w:author="BASHAR FAISAL" w:date="2026-04-19T17:34:00Z"/>
          <w:sz w:val="28"/>
          <w:szCs w:val="28"/>
          <w:rtl/>
          <w:rPrChange w:id="1487" w:author="Maher" w:date="2026-04-24T00:10:00Z">
            <w:rPr>
              <w:del w:id="1488" w:author="BASHAR FAISAL" w:date="2026-04-19T17:34:00Z"/>
              <w:rFonts w:ascii="Traditional Arabic" w:hAnsi="Traditional Arabic" w:cs="Traditional Arabic"/>
              <w:sz w:val="28"/>
              <w:szCs w:val="28"/>
              <w:rtl/>
            </w:rPr>
          </w:rPrChange>
        </w:rPr>
        <w:pPrChange w:id="1489" w:author="Maher" w:date="2026-04-24T00:10:00Z">
          <w:pPr>
            <w:pStyle w:val="a3"/>
            <w:numPr>
              <w:numId w:val="49"/>
            </w:numPr>
            <w:bidi/>
            <w:ind w:left="360" w:hanging="360"/>
            <w:jc w:val="both"/>
          </w:pPr>
        </w:pPrChange>
      </w:pPr>
      <w:del w:id="1490" w:author="BASHAR FAISAL" w:date="2026-04-19T17:34:00Z">
        <w:r w:rsidRPr="00AA5F69" w:rsidDel="00A229E8">
          <w:rPr>
            <w:sz w:val="28"/>
            <w:szCs w:val="28"/>
            <w:rPrChange w:id="1491" w:author="Maher" w:date="2026-04-24T00:10:00Z">
              <w:rPr>
                <w:rFonts w:ascii="Traditional Arabic" w:hAnsi="Traditional Arabic" w:cs="Traditional Arabic"/>
                <w:sz w:val="28"/>
                <w:szCs w:val="28"/>
              </w:rPr>
            </w:rPrChange>
          </w:rPr>
          <w:delText xml:space="preserve">FAISS (Facebook AI Similarity Search) </w:delText>
        </w:r>
        <w:r w:rsidRPr="00AA5F69" w:rsidDel="00A229E8">
          <w:rPr>
            <w:sz w:val="28"/>
            <w:szCs w:val="28"/>
            <w:rtl/>
            <w:rPrChange w:id="1492" w:author="Maher" w:date="2026-04-24T00:10:00Z">
              <w:rPr>
                <w:rFonts w:ascii="Traditional Arabic" w:hAnsi="Traditional Arabic" w:cs="Traditional Arabic"/>
                <w:sz w:val="28"/>
                <w:szCs w:val="28"/>
                <w:rtl/>
              </w:rPr>
            </w:rPrChange>
          </w:rPr>
          <w:delText>محرك بحث متجهي يتيح استرجاع المعلومات الأكثر صلة باستفسار المستخدم من قاعدة بيانات المعرفة بسرعة فائقة حتى مع وجود ملايين السجلات</w:delText>
        </w:r>
      </w:del>
      <w:del w:id="1493" w:author="BASHAR FAISAL" w:date="2026-04-19T16:55:00Z">
        <w:r w:rsidRPr="00AA5F69" w:rsidDel="0023069A">
          <w:rPr>
            <w:sz w:val="28"/>
            <w:szCs w:val="28"/>
            <w:rPrChange w:id="1494" w:author="Maher" w:date="2026-04-24T00:10:00Z">
              <w:rPr>
                <w:rFonts w:ascii="Traditional Arabic" w:hAnsi="Traditional Arabic" w:cs="Traditional Arabic"/>
                <w:sz w:val="28"/>
                <w:szCs w:val="28"/>
              </w:rPr>
            </w:rPrChange>
          </w:rPr>
          <w:delText xml:space="preserve"> </w:delText>
        </w:r>
        <w:r w:rsidR="00D83C89" w:rsidRPr="00AA5F69" w:rsidDel="0023069A">
          <w:rPr>
            <w:sz w:val="28"/>
            <w:szCs w:val="28"/>
            <w:rPrChange w:id="1495" w:author="Maher" w:date="2026-04-24T00:10:00Z">
              <w:rPr>
                <w:rFonts w:ascii="Traditional Arabic" w:hAnsi="Traditional Arabic" w:cs="Traditional Arabic"/>
                <w:sz w:val="28"/>
                <w:szCs w:val="28"/>
              </w:rPr>
            </w:rPrChange>
          </w:rPr>
          <w:delText>(</w:delText>
        </w:r>
        <w:r w:rsidRPr="00AA5F69" w:rsidDel="0023069A">
          <w:rPr>
            <w:sz w:val="28"/>
            <w:szCs w:val="28"/>
            <w:rPrChange w:id="1496" w:author="Maher" w:date="2026-04-24T00:10:00Z">
              <w:rPr>
                <w:rFonts w:ascii="Traditional Arabic" w:hAnsi="Traditional Arabic" w:cs="Traditional Arabic"/>
                <w:sz w:val="28"/>
                <w:szCs w:val="28"/>
              </w:rPr>
            </w:rPrChange>
          </w:rPr>
          <w:delText>13).</w:delText>
        </w:r>
      </w:del>
    </w:p>
    <w:p w:rsidR="001D4C08" w:rsidRPr="00AA5F69" w:rsidDel="00A229E8" w:rsidRDefault="001D4C08">
      <w:pPr>
        <w:pStyle w:val="a3"/>
        <w:bidi/>
        <w:jc w:val="both"/>
        <w:rPr>
          <w:del w:id="1497" w:author="BASHAR FAISAL" w:date="2026-04-19T17:34:00Z"/>
          <w:sz w:val="28"/>
          <w:szCs w:val="28"/>
          <w:rtl/>
          <w:rPrChange w:id="1498" w:author="Maher" w:date="2026-04-24T00:10:00Z">
            <w:rPr>
              <w:del w:id="1499" w:author="BASHAR FAISAL" w:date="2026-04-19T17:34:00Z"/>
              <w:rFonts w:ascii="Traditional Arabic" w:hAnsi="Traditional Arabic" w:cs="Traditional Arabic"/>
              <w:sz w:val="28"/>
              <w:szCs w:val="28"/>
              <w:rtl/>
            </w:rPr>
          </w:rPrChange>
        </w:rPr>
        <w:pPrChange w:id="1500" w:author="Maher" w:date="2026-04-24T00:10:00Z">
          <w:pPr>
            <w:pStyle w:val="a3"/>
            <w:numPr>
              <w:numId w:val="49"/>
            </w:numPr>
            <w:bidi/>
            <w:ind w:left="360" w:hanging="360"/>
            <w:jc w:val="both"/>
          </w:pPr>
        </w:pPrChange>
      </w:pPr>
      <w:del w:id="1501" w:author="BASHAR FAISAL" w:date="2026-04-19T17:34:00Z">
        <w:r w:rsidRPr="00AA5F69" w:rsidDel="00A229E8">
          <w:rPr>
            <w:sz w:val="28"/>
            <w:szCs w:val="28"/>
            <w:rPrChange w:id="1502" w:author="Maher" w:date="2026-04-24T00:10:00Z">
              <w:rPr>
                <w:rFonts w:ascii="Traditional Arabic" w:hAnsi="Traditional Arabic" w:cs="Traditional Arabic"/>
                <w:sz w:val="28"/>
                <w:szCs w:val="28"/>
              </w:rPr>
            </w:rPrChange>
          </w:rPr>
          <w:delText xml:space="preserve">MiniMax-M2.5 (LLM API) </w:delText>
        </w:r>
        <w:r w:rsidRPr="00AA5F69" w:rsidDel="00A229E8">
          <w:rPr>
            <w:sz w:val="28"/>
            <w:szCs w:val="28"/>
            <w:rtl/>
            <w:rPrChange w:id="1503" w:author="Maher" w:date="2026-04-24T00:10:00Z">
              <w:rPr>
                <w:rFonts w:ascii="Traditional Arabic" w:hAnsi="Traditional Arabic" w:cs="Traditional Arabic"/>
                <w:sz w:val="28"/>
                <w:szCs w:val="28"/>
                <w:rtl/>
              </w:rPr>
            </w:rPrChange>
          </w:rPr>
          <w:delText>نموذج لغة كبير متطور يستخدم لتوليد إجابات طبيعية، دقيقة، ولبقة بناءً على المعلومات المسترجعة، مما يوفر تجربة محادثة ذكية وتفاعلية للمستخدم</w:delText>
        </w:r>
        <w:r w:rsidRPr="00AA5F69" w:rsidDel="00A229E8">
          <w:rPr>
            <w:sz w:val="28"/>
            <w:szCs w:val="28"/>
            <w:rPrChange w:id="1504" w:author="Maher" w:date="2026-04-24T00:10:00Z">
              <w:rPr>
                <w:rFonts w:ascii="Traditional Arabic" w:hAnsi="Traditional Arabic" w:cs="Traditional Arabic"/>
                <w:sz w:val="28"/>
                <w:szCs w:val="28"/>
              </w:rPr>
            </w:rPrChange>
          </w:rPr>
          <w:delText xml:space="preserve"> </w:delText>
        </w:r>
      </w:del>
      <w:del w:id="1505" w:author="BASHAR FAISAL" w:date="2026-04-19T16:56:00Z">
        <w:r w:rsidR="00D83C89" w:rsidRPr="00AA5F69" w:rsidDel="0023069A">
          <w:rPr>
            <w:sz w:val="28"/>
            <w:szCs w:val="28"/>
            <w:rPrChange w:id="1506" w:author="Maher" w:date="2026-04-24T00:10:00Z">
              <w:rPr>
                <w:rFonts w:ascii="Traditional Arabic" w:hAnsi="Traditional Arabic" w:cs="Traditional Arabic"/>
                <w:sz w:val="28"/>
                <w:szCs w:val="28"/>
              </w:rPr>
            </w:rPrChange>
          </w:rPr>
          <w:delText>(</w:delText>
        </w:r>
        <w:r w:rsidRPr="00AA5F69" w:rsidDel="0023069A">
          <w:rPr>
            <w:sz w:val="28"/>
            <w:szCs w:val="28"/>
            <w:rPrChange w:id="1507" w:author="Maher" w:date="2026-04-24T00:10:00Z">
              <w:rPr>
                <w:rFonts w:ascii="Traditional Arabic" w:hAnsi="Traditional Arabic" w:cs="Traditional Arabic"/>
                <w:sz w:val="28"/>
                <w:szCs w:val="28"/>
              </w:rPr>
            </w:rPrChange>
          </w:rPr>
          <w:delText>13).</w:delText>
        </w:r>
      </w:del>
    </w:p>
    <w:p w:rsidR="001D4C08" w:rsidRPr="00AA5F69" w:rsidDel="00A229E8" w:rsidRDefault="001D4C08">
      <w:pPr>
        <w:pStyle w:val="a3"/>
        <w:bidi/>
        <w:jc w:val="both"/>
        <w:rPr>
          <w:del w:id="1508" w:author="BASHAR FAISAL" w:date="2026-04-19T17:34:00Z"/>
          <w:b/>
          <w:bCs/>
          <w:sz w:val="28"/>
          <w:szCs w:val="28"/>
          <w:rtl/>
          <w:rPrChange w:id="1509" w:author="Maher" w:date="2026-04-24T00:10:00Z">
            <w:rPr>
              <w:del w:id="1510" w:author="BASHAR FAISAL" w:date="2026-04-19T17:34:00Z"/>
              <w:rFonts w:ascii="Traditional Arabic" w:hAnsi="Traditional Arabic" w:cs="Traditional Arabic"/>
              <w:b/>
              <w:bCs/>
              <w:sz w:val="28"/>
              <w:szCs w:val="28"/>
              <w:rtl/>
            </w:rPr>
          </w:rPrChange>
        </w:rPr>
        <w:pPrChange w:id="1511" w:author="Maher" w:date="2026-04-24T00:10:00Z">
          <w:pPr>
            <w:bidi/>
            <w:jc w:val="both"/>
          </w:pPr>
        </w:pPrChange>
      </w:pPr>
      <w:del w:id="1512" w:author="BASHAR FAISAL" w:date="2026-04-19T17:34:00Z">
        <w:r w:rsidRPr="00AA5F69" w:rsidDel="00A229E8">
          <w:rPr>
            <w:sz w:val="28"/>
            <w:szCs w:val="28"/>
            <w:rPrChange w:id="1513" w:author="Maher" w:date="2026-04-24T00:10:00Z">
              <w:rPr>
                <w:rFonts w:ascii="Traditional Arabic" w:hAnsi="Traditional Arabic" w:cs="Traditional Arabic"/>
                <w:sz w:val="28"/>
                <w:szCs w:val="28"/>
              </w:rPr>
            </w:rPrChange>
          </w:rPr>
          <w:delText xml:space="preserve"> </w:delText>
        </w:r>
        <w:r w:rsidRPr="00AA5F69" w:rsidDel="00A229E8">
          <w:rPr>
            <w:b/>
            <w:bCs/>
            <w:sz w:val="28"/>
            <w:szCs w:val="28"/>
            <w:rPrChange w:id="1514" w:author="Maher" w:date="2026-04-24T00:10:00Z">
              <w:rPr>
                <w:rFonts w:ascii="Traditional Arabic" w:hAnsi="Traditional Arabic" w:cs="Traditional Arabic"/>
                <w:b/>
                <w:bCs/>
                <w:sz w:val="28"/>
                <w:szCs w:val="28"/>
              </w:rPr>
            </w:rPrChange>
          </w:rPr>
          <w:delText xml:space="preserve">2.4.8 </w:delText>
        </w:r>
        <w:r w:rsidRPr="00AA5F69" w:rsidDel="00A229E8">
          <w:rPr>
            <w:b/>
            <w:bCs/>
            <w:sz w:val="28"/>
            <w:szCs w:val="28"/>
            <w:rtl/>
            <w:rPrChange w:id="1515" w:author="Maher" w:date="2026-04-24T00:10:00Z">
              <w:rPr>
                <w:rFonts w:ascii="Traditional Arabic" w:hAnsi="Traditional Arabic" w:cs="Traditional Arabic"/>
                <w:b/>
                <w:bCs/>
                <w:sz w:val="28"/>
                <w:szCs w:val="28"/>
                <w:rtl/>
              </w:rPr>
            </w:rPrChange>
          </w:rPr>
          <w:delText>نظام التوثيق والتحقق</w:delText>
        </w:r>
        <w:r w:rsidRPr="00AA5F69" w:rsidDel="00A229E8">
          <w:rPr>
            <w:b/>
            <w:bCs/>
            <w:sz w:val="28"/>
            <w:szCs w:val="28"/>
            <w:rPrChange w:id="1516" w:author="Maher" w:date="2026-04-24T00:10:00Z">
              <w:rPr>
                <w:rFonts w:ascii="Traditional Arabic" w:hAnsi="Traditional Arabic" w:cs="Traditional Arabic"/>
                <w:b/>
                <w:bCs/>
                <w:sz w:val="28"/>
                <w:szCs w:val="28"/>
              </w:rPr>
            </w:rPrChange>
          </w:rPr>
          <w:delText xml:space="preserve"> (OTP &amp; Security)</w:delText>
        </w:r>
      </w:del>
    </w:p>
    <w:p w:rsidR="001D4C08" w:rsidRPr="00AA5F69" w:rsidRDefault="001D4C08">
      <w:pPr>
        <w:pStyle w:val="a3"/>
        <w:bidi/>
        <w:jc w:val="both"/>
        <w:rPr>
          <w:ins w:id="1517" w:author="BASHAR FAISAL" w:date="2026-04-19T17:46:00Z"/>
          <w:sz w:val="28"/>
          <w:szCs w:val="28"/>
          <w:rPrChange w:id="1518" w:author="Maher" w:date="2026-04-24T00:10:00Z">
            <w:rPr>
              <w:ins w:id="1519" w:author="BASHAR FAISAL" w:date="2026-04-19T17:46:00Z"/>
              <w:rFonts w:ascii="Traditional Arabic" w:hAnsi="Traditional Arabic" w:cs="Traditional Arabic"/>
              <w:sz w:val="28"/>
              <w:szCs w:val="28"/>
            </w:rPr>
          </w:rPrChange>
        </w:rPr>
        <w:pPrChange w:id="1520" w:author="Maher" w:date="2026-04-24T00:10:00Z">
          <w:pPr>
            <w:pStyle w:val="a3"/>
            <w:numPr>
              <w:numId w:val="66"/>
            </w:numPr>
            <w:bidi/>
            <w:ind w:hanging="360"/>
            <w:jc w:val="both"/>
          </w:pPr>
        </w:pPrChange>
      </w:pPr>
      <w:del w:id="1521" w:author="BASHAR FAISAL" w:date="2026-04-19T17:34:00Z">
        <w:r w:rsidRPr="00AA5F69" w:rsidDel="00A229E8">
          <w:rPr>
            <w:sz w:val="28"/>
            <w:szCs w:val="28"/>
            <w:rtl/>
            <w:rPrChange w:id="1522" w:author="Maher" w:date="2026-04-24T00:10:00Z">
              <w:rPr>
                <w:rFonts w:ascii="Traditional Arabic" w:hAnsi="Traditional Arabic" w:cs="Traditional Arabic"/>
                <w:sz w:val="28"/>
                <w:szCs w:val="28"/>
                <w:rtl/>
              </w:rPr>
            </w:rPrChange>
          </w:rPr>
          <w:delText>لضمان وصول الفائض لمستحقيه الفعليين، تم دمج نظام</w:delText>
        </w:r>
        <w:r w:rsidRPr="00AA5F69" w:rsidDel="00A229E8">
          <w:rPr>
            <w:sz w:val="28"/>
            <w:szCs w:val="28"/>
            <w:rPrChange w:id="1523" w:author="Maher" w:date="2026-04-24T00:10:00Z">
              <w:rPr>
                <w:rFonts w:ascii="Traditional Arabic" w:hAnsi="Traditional Arabic" w:cs="Traditional Arabic"/>
                <w:sz w:val="28"/>
                <w:szCs w:val="28"/>
              </w:rPr>
            </w:rPrChange>
          </w:rPr>
          <w:delText xml:space="preserve"> One-Time Password (OTP) </w:delText>
        </w:r>
        <w:r w:rsidRPr="00AA5F69" w:rsidDel="00A229E8">
          <w:rPr>
            <w:sz w:val="28"/>
            <w:szCs w:val="28"/>
            <w:rtl/>
            <w:rPrChange w:id="1524" w:author="Maher" w:date="2026-04-24T00:10:00Z">
              <w:rPr>
                <w:rFonts w:ascii="Traditional Arabic" w:hAnsi="Traditional Arabic" w:cs="Traditional Arabic"/>
                <w:sz w:val="28"/>
                <w:szCs w:val="28"/>
                <w:rtl/>
              </w:rPr>
            </w:rPrChange>
          </w:rPr>
          <w:delText>عبر خدمات الرسائل القصيرة</w:delText>
        </w:r>
        <w:r w:rsidRPr="00AA5F69" w:rsidDel="00A229E8">
          <w:rPr>
            <w:sz w:val="28"/>
            <w:szCs w:val="28"/>
            <w:rPrChange w:id="1525" w:author="Maher" w:date="2026-04-24T00:10:00Z">
              <w:rPr>
                <w:rFonts w:ascii="Traditional Arabic" w:hAnsi="Traditional Arabic" w:cs="Traditional Arabic"/>
                <w:sz w:val="28"/>
                <w:szCs w:val="28"/>
              </w:rPr>
            </w:rPrChange>
          </w:rPr>
          <w:delText xml:space="preserve"> </w:delText>
        </w:r>
        <w:r w:rsidR="007D26F3" w:rsidRPr="00AA5F69" w:rsidDel="00A229E8">
          <w:rPr>
            <w:rFonts w:hint="eastAsia"/>
            <w:sz w:val="28"/>
            <w:szCs w:val="28"/>
            <w:rtl/>
            <w:rPrChange w:id="1526" w:author="Maher" w:date="2026-04-24T00:10:00Z">
              <w:rPr>
                <w:rFonts w:ascii="Traditional Arabic" w:hAnsi="Traditional Arabic" w:cs="Traditional Arabic" w:hint="eastAsia"/>
                <w:sz w:val="28"/>
                <w:szCs w:val="28"/>
                <w:rtl/>
              </w:rPr>
            </w:rPrChange>
          </w:rPr>
          <w:delText>الى</w:delText>
        </w:r>
        <w:r w:rsidRPr="00AA5F69" w:rsidDel="00A229E8">
          <w:rPr>
            <w:sz w:val="28"/>
            <w:szCs w:val="28"/>
            <w:rtl/>
            <w:rPrChange w:id="1527" w:author="Maher" w:date="2026-04-24T00:10:00Z">
              <w:rPr>
                <w:rFonts w:ascii="Traditional Arabic" w:hAnsi="Traditional Arabic" w:cs="Traditional Arabic"/>
                <w:sz w:val="28"/>
                <w:szCs w:val="28"/>
                <w:rtl/>
              </w:rPr>
            </w:rPrChange>
          </w:rPr>
          <w:delText xml:space="preserve"> البريد الإلكترون</w:delText>
        </w:r>
        <w:r w:rsidR="007D26F3" w:rsidRPr="00AA5F69" w:rsidDel="00A229E8">
          <w:rPr>
            <w:sz w:val="28"/>
            <w:szCs w:val="28"/>
            <w:rtl/>
            <w:rPrChange w:id="1528" w:author="Maher" w:date="2026-04-24T00:10:00Z">
              <w:rPr>
                <w:rFonts w:ascii="Traditional Arabic" w:hAnsi="Traditional Arabic" w:cs="Traditional Arabic"/>
                <w:sz w:val="28"/>
                <w:szCs w:val="28"/>
                <w:rtl/>
              </w:rPr>
            </w:rPrChange>
          </w:rPr>
          <w:delText>ي. يتم إرسال رمز تحقق فريد ل</w:delText>
        </w:r>
        <w:r w:rsidR="007D26F3" w:rsidRPr="00AA5F69" w:rsidDel="00A229E8">
          <w:rPr>
            <w:rFonts w:hint="eastAsia"/>
            <w:sz w:val="28"/>
            <w:szCs w:val="28"/>
            <w:rtl/>
            <w:rPrChange w:id="1529" w:author="Maher" w:date="2026-04-24T00:10:00Z">
              <w:rPr>
                <w:rFonts w:ascii="Traditional Arabic" w:hAnsi="Traditional Arabic" w:cs="Traditional Arabic" w:hint="eastAsia"/>
                <w:sz w:val="28"/>
                <w:szCs w:val="28"/>
                <w:rtl/>
              </w:rPr>
            </w:rPrChange>
          </w:rPr>
          <w:delText>لأيميل</w:delText>
        </w:r>
        <w:r w:rsidR="007D26F3" w:rsidRPr="00AA5F69" w:rsidDel="00A229E8">
          <w:rPr>
            <w:sz w:val="28"/>
            <w:szCs w:val="28"/>
            <w:rtl/>
            <w:rPrChange w:id="1530" w:author="Maher" w:date="2026-04-24T00:10:00Z">
              <w:rPr>
                <w:rFonts w:ascii="Traditional Arabic" w:hAnsi="Traditional Arabic" w:cs="Traditional Arabic"/>
                <w:sz w:val="28"/>
                <w:szCs w:val="28"/>
                <w:rtl/>
              </w:rPr>
            </w:rPrChange>
          </w:rPr>
          <w:delText xml:space="preserve"> </w:delText>
        </w:r>
        <w:r w:rsidR="007D26F3" w:rsidRPr="00AA5F69" w:rsidDel="00A229E8">
          <w:rPr>
            <w:rFonts w:hint="eastAsia"/>
            <w:sz w:val="28"/>
            <w:szCs w:val="28"/>
            <w:rtl/>
            <w:rPrChange w:id="1531" w:author="Maher" w:date="2026-04-24T00:10:00Z">
              <w:rPr>
                <w:rFonts w:ascii="Traditional Arabic" w:hAnsi="Traditional Arabic" w:cs="Traditional Arabic" w:hint="eastAsia"/>
                <w:sz w:val="28"/>
                <w:szCs w:val="28"/>
                <w:rtl/>
              </w:rPr>
            </w:rPrChange>
          </w:rPr>
          <w:delText>الخاص</w:delText>
        </w:r>
        <w:r w:rsidRPr="00AA5F69" w:rsidDel="00A229E8">
          <w:rPr>
            <w:sz w:val="28"/>
            <w:szCs w:val="28"/>
            <w:rtl/>
            <w:rPrChange w:id="1532" w:author="Maher" w:date="2026-04-24T00:10:00Z">
              <w:rPr>
                <w:rFonts w:ascii="Traditional Arabic" w:hAnsi="Traditional Arabic" w:cs="Traditional Arabic"/>
                <w:sz w:val="28"/>
                <w:szCs w:val="28"/>
                <w:rtl/>
              </w:rPr>
            </w:rPrChange>
          </w:rPr>
          <w:delText xml:space="preserve"> </w:delText>
        </w:r>
        <w:r w:rsidR="007D26F3" w:rsidRPr="00AA5F69" w:rsidDel="00A229E8">
          <w:rPr>
            <w:rFonts w:hint="eastAsia"/>
            <w:sz w:val="28"/>
            <w:szCs w:val="28"/>
            <w:rtl/>
            <w:rPrChange w:id="1533" w:author="Maher" w:date="2026-04-24T00:10:00Z">
              <w:rPr>
                <w:rFonts w:ascii="Traditional Arabic" w:hAnsi="Traditional Arabic" w:cs="Traditional Arabic" w:hint="eastAsia"/>
                <w:sz w:val="28"/>
                <w:szCs w:val="28"/>
                <w:rtl/>
              </w:rPr>
            </w:rPrChange>
          </w:rPr>
          <w:delText>ب</w:delText>
        </w:r>
        <w:r w:rsidRPr="00AA5F69" w:rsidDel="00A229E8">
          <w:rPr>
            <w:sz w:val="28"/>
            <w:szCs w:val="28"/>
            <w:rtl/>
            <w:rPrChange w:id="1534" w:author="Maher" w:date="2026-04-24T00:10:00Z">
              <w:rPr>
                <w:rFonts w:ascii="Traditional Arabic" w:hAnsi="Traditional Arabic" w:cs="Traditional Arabic"/>
                <w:sz w:val="28"/>
                <w:szCs w:val="28"/>
                <w:rtl/>
              </w:rPr>
            </w:rPrChange>
          </w:rPr>
          <w:delText>المستفيد عند وصول الموصل، ولا تعتبر عملية التسليم مكتملة في النظام إلا بعد إدخال الرمز الصحيح من قبل الموصل في تطبيقه، مما يوفر آلية قوية للمساءلة والشفافية ويمنع التلاعب في عمليات التوزيع المجانية، ويحفظ حقوق جميع</w:delText>
        </w:r>
      </w:del>
      <w:ins w:id="1535" w:author="BASHAR FAISAL" w:date="2026-04-19T17:34:00Z">
        <w:r w:rsidR="00A229E8" w:rsidRPr="00AA5F69" w:rsidDel="00A229E8">
          <w:rPr>
            <w:sz w:val="28"/>
            <w:szCs w:val="28"/>
            <w:rtl/>
            <w:rPrChange w:id="1536" w:author="Maher" w:date="2026-04-24T00:10:00Z">
              <w:rPr>
                <w:rFonts w:ascii="Traditional Arabic" w:hAnsi="Traditional Arabic" w:cs="Traditional Arabic"/>
                <w:sz w:val="28"/>
                <w:szCs w:val="28"/>
                <w:rtl/>
              </w:rPr>
            </w:rPrChange>
          </w:rPr>
          <w:t xml:space="preserve"> </w:t>
        </w:r>
      </w:ins>
      <w:del w:id="1537" w:author="BASHAR FAISAL" w:date="2026-04-19T17:34:00Z">
        <w:r w:rsidRPr="00AA5F69" w:rsidDel="00A229E8">
          <w:rPr>
            <w:sz w:val="28"/>
            <w:szCs w:val="28"/>
            <w:rtl/>
            <w:rPrChange w:id="1538" w:author="Maher" w:date="2026-04-24T00:10:00Z">
              <w:rPr>
                <w:rFonts w:ascii="Traditional Arabic" w:hAnsi="Traditional Arabic" w:cs="Traditional Arabic"/>
                <w:sz w:val="28"/>
                <w:szCs w:val="28"/>
                <w:rtl/>
              </w:rPr>
            </w:rPrChange>
          </w:rPr>
          <w:delText xml:space="preserve"> الأطراف</w:delText>
        </w:r>
      </w:del>
      <w:del w:id="1539" w:author="BASHAR FAISAL" w:date="2026-04-19T16:56:00Z">
        <w:r w:rsidRPr="00AA5F69" w:rsidDel="0023069A">
          <w:rPr>
            <w:sz w:val="28"/>
            <w:szCs w:val="28"/>
            <w:rPrChange w:id="1540" w:author="Maher" w:date="2026-04-24T00:10:00Z">
              <w:rPr>
                <w:rFonts w:ascii="Traditional Arabic" w:hAnsi="Traditional Arabic" w:cs="Traditional Arabic"/>
                <w:sz w:val="28"/>
                <w:szCs w:val="28"/>
              </w:rPr>
            </w:rPrChange>
          </w:rPr>
          <w:delText xml:space="preserve"> </w:delText>
        </w:r>
        <w:r w:rsidR="00D83C89" w:rsidRPr="00AA5F69" w:rsidDel="0023069A">
          <w:rPr>
            <w:sz w:val="28"/>
            <w:szCs w:val="28"/>
            <w:rPrChange w:id="1541" w:author="Maher" w:date="2026-04-24T00:10:00Z">
              <w:rPr>
                <w:rFonts w:ascii="Traditional Arabic" w:hAnsi="Traditional Arabic" w:cs="Traditional Arabic"/>
                <w:sz w:val="28"/>
                <w:szCs w:val="28"/>
              </w:rPr>
            </w:rPrChange>
          </w:rPr>
          <w:delText>(</w:delText>
        </w:r>
        <w:r w:rsidRPr="00AA5F69" w:rsidDel="0023069A">
          <w:rPr>
            <w:sz w:val="28"/>
            <w:szCs w:val="28"/>
            <w:rPrChange w:id="1542" w:author="Maher" w:date="2026-04-24T00:10:00Z">
              <w:rPr>
                <w:rFonts w:ascii="Traditional Arabic" w:hAnsi="Traditional Arabic" w:cs="Traditional Arabic"/>
                <w:sz w:val="28"/>
                <w:szCs w:val="28"/>
              </w:rPr>
            </w:rPrChange>
          </w:rPr>
          <w:delText>13).</w:delText>
        </w:r>
      </w:del>
    </w:p>
    <w:p w:rsidR="001A4125" w:rsidRPr="00AA5F69" w:rsidRDefault="003A7FA4">
      <w:pPr>
        <w:pStyle w:val="a3"/>
        <w:numPr>
          <w:ilvl w:val="0"/>
          <w:numId w:val="66"/>
        </w:numPr>
        <w:bidi/>
        <w:jc w:val="both"/>
        <w:rPr>
          <w:ins w:id="1543" w:author="BASHAR FAISAL" w:date="2026-04-23T20:17:00Z"/>
          <w:rFonts w:asciiTheme="majorBidi" w:hAnsiTheme="majorBidi" w:cstheme="majorBidi"/>
          <w:sz w:val="28"/>
          <w:szCs w:val="28"/>
        </w:rPr>
        <w:pPrChange w:id="1544" w:author="Maher" w:date="2026-04-24T00:10:00Z">
          <w:pPr>
            <w:pStyle w:val="a3"/>
            <w:numPr>
              <w:numId w:val="66"/>
            </w:numPr>
            <w:bidi/>
            <w:ind w:hanging="360"/>
          </w:pPr>
        </w:pPrChange>
      </w:pPr>
      <w:ins w:id="1545" w:author="BASHAR FAISAL" w:date="2026-04-19T17:48:00Z">
        <w:r w:rsidRPr="00AA5F69">
          <w:rPr>
            <w:rFonts w:asciiTheme="majorBidi" w:hAnsiTheme="majorBidi" w:cstheme="majorBidi"/>
            <w:sz w:val="28"/>
            <w:szCs w:val="28"/>
            <w:rPrChange w:id="1546" w:author="Maher" w:date="2026-04-24T00:10:00Z">
              <w:rPr>
                <w:rFonts w:ascii="Traditional Arabic" w:hAnsi="Traditional Arabic" w:cs="Traditional Arabic"/>
                <w:b/>
                <w:bCs/>
                <w:sz w:val="28"/>
                <w:szCs w:val="28"/>
              </w:rPr>
            </w:rPrChange>
          </w:rPr>
          <w:t>Firebase</w:t>
        </w:r>
        <w:r w:rsidRPr="00AA5F69">
          <w:rPr>
            <w:rFonts w:asciiTheme="majorBidi" w:hAnsiTheme="majorBidi" w:cstheme="majorBidi"/>
            <w:sz w:val="28"/>
            <w:szCs w:val="28"/>
            <w:rtl/>
            <w:rPrChange w:id="1547" w:author="Maher" w:date="2026-04-24T00:10:00Z">
              <w:rPr>
                <w:rFonts w:ascii="Traditional Arabic" w:hAnsi="Traditional Arabic" w:cs="Traditional Arabic"/>
                <w:sz w:val="28"/>
                <w:szCs w:val="28"/>
                <w:rtl/>
              </w:rPr>
            </w:rPrChange>
          </w:rPr>
          <w:t>:</w:t>
        </w:r>
      </w:ins>
    </w:p>
    <w:p w:rsidR="000F6008" w:rsidRPr="00AA5F69" w:rsidRDefault="003C5893">
      <w:pPr>
        <w:bidi/>
        <w:ind w:left="360"/>
        <w:jc w:val="both"/>
        <w:rPr>
          <w:ins w:id="1548" w:author="BASHAR FAISAL" w:date="2026-04-19T18:01:00Z"/>
          <w:rFonts w:asciiTheme="majorBidi" w:hAnsiTheme="majorBidi" w:cstheme="majorBidi"/>
          <w:sz w:val="28"/>
          <w:szCs w:val="28"/>
          <w:rPrChange w:id="1549" w:author="Maher" w:date="2026-04-24T00:10:00Z">
            <w:rPr>
              <w:ins w:id="1550" w:author="BASHAR FAISAL" w:date="2026-04-19T18:01:00Z"/>
              <w:rFonts w:ascii="Traditional Arabic" w:hAnsi="Traditional Arabic" w:cs="Traditional Arabic"/>
              <w:sz w:val="28"/>
              <w:szCs w:val="28"/>
            </w:rPr>
          </w:rPrChange>
        </w:rPr>
        <w:pPrChange w:id="1551" w:author="Maher" w:date="2026-04-24T00:10:00Z">
          <w:pPr>
            <w:pStyle w:val="a3"/>
            <w:numPr>
              <w:numId w:val="66"/>
            </w:numPr>
            <w:bidi/>
            <w:ind w:hanging="360"/>
          </w:pPr>
        </w:pPrChange>
      </w:pPr>
      <w:ins w:id="1552" w:author="BASHAR FAISAL" w:date="2026-04-23T20:31:00Z">
        <w:r w:rsidRPr="00AA5F69">
          <w:rPr>
            <w:rFonts w:asciiTheme="majorBidi" w:hAnsiTheme="majorBidi" w:cstheme="majorBidi"/>
            <w:color w:val="1F1F1F"/>
            <w:sz w:val="28"/>
            <w:szCs w:val="28"/>
            <w:shd w:val="clear" w:color="auto" w:fill="FFFFFF"/>
            <w:rPrChange w:id="1553" w:author="Maher" w:date="2026-04-24T00:10:00Z">
              <w:rPr>
                <w:rFonts w:ascii="Arial" w:hAnsi="Arial" w:cs="Arial"/>
                <w:color w:val="1F1F1F"/>
                <w:shd w:val="clear" w:color="auto" w:fill="FFFFFF"/>
              </w:rPr>
            </w:rPrChange>
          </w:rPr>
          <w:t xml:space="preserve">Firebase </w:t>
        </w:r>
        <w:r w:rsidRPr="00AA5F69">
          <w:rPr>
            <w:rFonts w:asciiTheme="majorBidi" w:hAnsiTheme="majorBidi" w:cstheme="majorBidi"/>
            <w:color w:val="1F1F1F"/>
            <w:sz w:val="28"/>
            <w:szCs w:val="28"/>
            <w:shd w:val="clear" w:color="auto" w:fill="FFFFFF"/>
            <w:rtl/>
            <w:rPrChange w:id="1554" w:author="Maher" w:date="2026-04-24T00:10:00Z">
              <w:rPr>
                <w:rFonts w:ascii="Arial" w:hAnsi="Arial" w:cs="Arial"/>
                <w:color w:val="1F1F1F"/>
                <w:shd w:val="clear" w:color="auto" w:fill="FFFFFF"/>
                <w:rtl/>
              </w:rPr>
            </w:rPrChange>
          </w:rPr>
          <w:t>هي منصة تطوير تطبيقات شاملة تقدمها شركة</w:t>
        </w:r>
        <w:r w:rsidRPr="00AA5F69">
          <w:rPr>
            <w:rFonts w:asciiTheme="majorBidi" w:hAnsiTheme="majorBidi" w:cstheme="majorBidi"/>
            <w:color w:val="1F1F1F"/>
            <w:sz w:val="28"/>
            <w:szCs w:val="28"/>
            <w:shd w:val="clear" w:color="auto" w:fill="FFFFFF"/>
            <w:rPrChange w:id="1555" w:author="Maher" w:date="2026-04-24T00:10:00Z">
              <w:rPr>
                <w:rFonts w:ascii="Arial" w:hAnsi="Arial" w:cs="Arial"/>
                <w:color w:val="1F1F1F"/>
                <w:shd w:val="clear" w:color="auto" w:fill="FFFFFF"/>
              </w:rPr>
            </w:rPrChange>
          </w:rPr>
          <w:t xml:space="preserve"> Google</w:t>
        </w:r>
        <w:r w:rsidRPr="00AA5F69">
          <w:rPr>
            <w:rFonts w:asciiTheme="majorBidi" w:hAnsiTheme="majorBidi" w:cstheme="majorBidi"/>
            <w:color w:val="1F1F1F"/>
            <w:sz w:val="28"/>
            <w:szCs w:val="28"/>
            <w:shd w:val="clear" w:color="auto" w:fill="FFFFFF"/>
            <w:rtl/>
            <w:rPrChange w:id="1556" w:author="Maher" w:date="2026-04-24T00:10:00Z">
              <w:rPr>
                <w:rFonts w:ascii="Arial" w:hAnsi="Arial" w:cs="Arial"/>
                <w:color w:val="1F1F1F"/>
                <w:shd w:val="clear" w:color="auto" w:fill="FFFFFF"/>
                <w:rtl/>
              </w:rPr>
            </w:rPrChange>
          </w:rPr>
          <w:t>، توفر مجموعة من الأدوات والخدمات لمساعدة المطورين</w:t>
        </w:r>
        <w:r w:rsidRPr="00AA5F69">
          <w:rPr>
            <w:rFonts w:asciiTheme="majorBidi" w:hAnsiTheme="majorBidi" w:cstheme="majorBidi"/>
            <w:sz w:val="28"/>
            <w:szCs w:val="28"/>
            <w:rtl/>
          </w:rPr>
          <w:t xml:space="preserve"> </w:t>
        </w:r>
      </w:ins>
      <w:ins w:id="1557" w:author="BASHAR FAISAL" w:date="2026-04-23T20:32:00Z">
        <w:r w:rsidRPr="00AA5F69">
          <w:rPr>
            <w:rFonts w:asciiTheme="majorBidi" w:hAnsiTheme="majorBidi" w:cstheme="majorBidi"/>
            <w:sz w:val="28"/>
            <w:szCs w:val="28"/>
            <w:vertAlign w:val="superscript"/>
          </w:rPr>
          <w:t>[</w:t>
        </w:r>
      </w:ins>
      <w:ins w:id="1558" w:author="BASHAR FAISAL" w:date="2026-04-23T20:53:00Z">
        <w:r w:rsidR="005B2D0C" w:rsidRPr="00AA5F69">
          <w:rPr>
            <w:rFonts w:asciiTheme="majorBidi" w:hAnsiTheme="majorBidi" w:cstheme="majorBidi"/>
            <w:sz w:val="28"/>
            <w:szCs w:val="28"/>
            <w:vertAlign w:val="superscript"/>
          </w:rPr>
          <w:t>7</w:t>
        </w:r>
      </w:ins>
      <w:ins w:id="1559" w:author="BASHAR FAISAL" w:date="2026-04-23T20:32:00Z">
        <w:r w:rsidRPr="00AA5F69">
          <w:rPr>
            <w:rFonts w:asciiTheme="majorBidi" w:hAnsiTheme="majorBidi" w:cstheme="majorBidi"/>
            <w:sz w:val="28"/>
            <w:szCs w:val="28"/>
            <w:vertAlign w:val="superscript"/>
          </w:rPr>
          <w:t>]</w:t>
        </w:r>
      </w:ins>
      <w:ins w:id="1560" w:author="BASHAR FAISAL" w:date="2026-04-23T20:31:00Z">
        <w:r w:rsidRPr="00AA5F69">
          <w:rPr>
            <w:rFonts w:asciiTheme="majorBidi" w:hAnsiTheme="majorBidi" w:cstheme="majorBidi"/>
            <w:sz w:val="28"/>
            <w:szCs w:val="28"/>
            <w:rtl/>
          </w:rPr>
          <w:t>,</w:t>
        </w:r>
      </w:ins>
      <w:ins w:id="1561" w:author="BASHAR FAISAL" w:date="2026-04-23T20:32:00Z">
        <w:r w:rsidRPr="00AA5F69">
          <w:rPr>
            <w:rFonts w:asciiTheme="majorBidi" w:hAnsiTheme="majorBidi" w:cstheme="majorBidi"/>
            <w:sz w:val="28"/>
            <w:szCs w:val="28"/>
            <w:rtl/>
          </w:rPr>
          <w:t xml:space="preserve"> </w:t>
        </w:r>
      </w:ins>
      <w:ins w:id="1562" w:author="BASHAR FAISAL" w:date="2026-04-23T20:17:00Z">
        <w:r w:rsidR="001A4125" w:rsidRPr="00AA5F69">
          <w:rPr>
            <w:rFonts w:asciiTheme="majorBidi" w:hAnsiTheme="majorBidi" w:cstheme="majorBidi" w:hint="eastAsia"/>
            <w:sz w:val="28"/>
            <w:szCs w:val="28"/>
            <w:rtl/>
          </w:rPr>
          <w:t>ت</w:t>
        </w:r>
      </w:ins>
      <w:ins w:id="1563" w:author="BASHAR FAISAL" w:date="2026-04-23T20:30:00Z">
        <w:r w:rsidRPr="00AA5F69">
          <w:rPr>
            <w:rFonts w:asciiTheme="majorBidi" w:hAnsiTheme="majorBidi" w:cstheme="majorBidi" w:hint="eastAsia"/>
            <w:sz w:val="28"/>
            <w:szCs w:val="28"/>
            <w:rtl/>
          </w:rPr>
          <w:t>م</w:t>
        </w:r>
        <w:r w:rsidRPr="00AA5F69">
          <w:rPr>
            <w:rFonts w:asciiTheme="majorBidi" w:hAnsiTheme="majorBidi" w:cstheme="majorBidi"/>
            <w:sz w:val="28"/>
            <w:szCs w:val="28"/>
            <w:rtl/>
          </w:rPr>
          <w:t xml:space="preserve"> </w:t>
        </w:r>
      </w:ins>
      <w:ins w:id="1564" w:author="BASHAR FAISAL" w:date="2026-04-23T20:31:00Z">
        <w:r w:rsidRPr="00AA5F69">
          <w:rPr>
            <w:rFonts w:asciiTheme="majorBidi" w:hAnsiTheme="majorBidi" w:cstheme="majorBidi" w:hint="eastAsia"/>
            <w:sz w:val="28"/>
            <w:szCs w:val="28"/>
            <w:rtl/>
          </w:rPr>
          <w:t>ا</w:t>
        </w:r>
      </w:ins>
      <w:ins w:id="1565" w:author="BASHAR FAISAL" w:date="2026-04-19T17:48:00Z">
        <w:r w:rsidR="003A7FA4" w:rsidRPr="00AA5F69">
          <w:rPr>
            <w:rFonts w:asciiTheme="majorBidi" w:hAnsiTheme="majorBidi" w:cstheme="majorBidi"/>
            <w:sz w:val="28"/>
            <w:szCs w:val="28"/>
            <w:rtl/>
            <w:rPrChange w:id="1566" w:author="Maher" w:date="2026-04-24T00:10:00Z">
              <w:rPr>
                <w:rFonts w:ascii="Traditional Arabic" w:hAnsi="Traditional Arabic" w:cs="Traditional Arabic"/>
                <w:sz w:val="28"/>
                <w:szCs w:val="28"/>
                <w:rtl/>
              </w:rPr>
            </w:rPrChange>
          </w:rPr>
          <w:t>ستخدم</w:t>
        </w:r>
      </w:ins>
      <w:ins w:id="1567" w:author="BASHAR FAISAL" w:date="2026-04-23T20:31:00Z">
        <w:r w:rsidRPr="00AA5F69">
          <w:rPr>
            <w:rFonts w:asciiTheme="majorBidi" w:hAnsiTheme="majorBidi" w:cstheme="majorBidi" w:hint="eastAsia"/>
            <w:sz w:val="28"/>
            <w:szCs w:val="28"/>
            <w:rtl/>
          </w:rPr>
          <w:t>ها</w:t>
        </w:r>
      </w:ins>
      <w:ins w:id="1568" w:author="BASHAR FAISAL" w:date="2026-04-19T17:48:00Z">
        <w:r w:rsidR="003A7FA4" w:rsidRPr="00AA5F69">
          <w:rPr>
            <w:rFonts w:asciiTheme="majorBidi" w:hAnsiTheme="majorBidi" w:cstheme="majorBidi"/>
            <w:sz w:val="28"/>
            <w:szCs w:val="28"/>
            <w:rtl/>
            <w:rPrChange w:id="1569" w:author="Maher" w:date="2026-04-24T00:10:00Z">
              <w:rPr>
                <w:rFonts w:ascii="Traditional Arabic" w:hAnsi="Traditional Arabic" w:cs="Traditional Arabic"/>
                <w:sz w:val="28"/>
                <w:szCs w:val="28"/>
                <w:rtl/>
              </w:rPr>
            </w:rPrChange>
          </w:rPr>
          <w:t xml:space="preserve"> كقاعدة بيانات مكملة لإدارة العمليات اللحظية</w:t>
        </w:r>
        <w:r w:rsidR="003A7FA4" w:rsidRPr="00AA5F69">
          <w:rPr>
            <w:rFonts w:asciiTheme="majorBidi" w:hAnsiTheme="majorBidi" w:cstheme="majorBidi"/>
            <w:sz w:val="28"/>
            <w:szCs w:val="28"/>
            <w:rPrChange w:id="1570" w:author="Maher" w:date="2026-04-24T00:10:00Z">
              <w:rPr>
                <w:rFonts w:ascii="Traditional Arabic" w:hAnsi="Traditional Arabic" w:cs="Traditional Arabic"/>
                <w:sz w:val="28"/>
                <w:szCs w:val="28"/>
              </w:rPr>
            </w:rPrChange>
          </w:rPr>
          <w:t xml:space="preserve"> (Real-time)</w:t>
        </w:r>
        <w:r w:rsidR="003A7FA4" w:rsidRPr="00AA5F69">
          <w:rPr>
            <w:rFonts w:asciiTheme="majorBidi" w:hAnsiTheme="majorBidi" w:cstheme="majorBidi"/>
            <w:sz w:val="28"/>
            <w:szCs w:val="28"/>
            <w:rtl/>
            <w:rPrChange w:id="1571" w:author="Maher" w:date="2026-04-24T00:10:00Z">
              <w:rPr>
                <w:rFonts w:ascii="Traditional Arabic" w:hAnsi="Traditional Arabic" w:cs="Traditional Arabic"/>
                <w:sz w:val="28"/>
                <w:szCs w:val="28"/>
                <w:rtl/>
              </w:rPr>
            </w:rPrChange>
          </w:rPr>
          <w:t>، مثل إشعارات التتبع اللحظي للطلبات، والمحادثات الذكية، وتحديثات الحالة الفورية.</w:t>
        </w:r>
      </w:ins>
    </w:p>
    <w:p w:rsidR="000F6008" w:rsidRPr="00AA5F69" w:rsidRDefault="000F6008">
      <w:pPr>
        <w:bidi/>
        <w:jc w:val="both"/>
        <w:rPr>
          <w:ins w:id="1572" w:author="BASHAR FAISAL" w:date="2026-04-19T19:12:00Z"/>
          <w:rFonts w:asciiTheme="majorBidi" w:hAnsiTheme="majorBidi" w:cstheme="majorBidi"/>
          <w:sz w:val="28"/>
          <w:szCs w:val="28"/>
          <w:rtl/>
        </w:rPr>
        <w:pPrChange w:id="1573" w:author="Maher" w:date="2026-04-24T00:10:00Z">
          <w:pPr>
            <w:bidi/>
          </w:pPr>
        </w:pPrChange>
      </w:pPr>
      <w:ins w:id="1574" w:author="BASHAR FAISAL" w:date="2026-04-19T18:05:00Z">
        <w:r w:rsidRPr="00AA5F69">
          <w:rPr>
            <w:rFonts w:asciiTheme="majorBidi" w:hAnsiTheme="majorBidi" w:cstheme="majorBidi"/>
            <w:sz w:val="28"/>
            <w:szCs w:val="28"/>
            <w:rtl/>
            <w:rPrChange w:id="1575" w:author="Maher" w:date="2026-04-24T00:10:00Z">
              <w:rPr>
                <w:rFonts w:ascii="Traditional Arabic" w:hAnsi="Traditional Arabic" w:cs="Traditional Arabic"/>
                <w:sz w:val="28"/>
                <w:szCs w:val="28"/>
                <w:rtl/>
              </w:rPr>
            </w:rPrChange>
          </w:rPr>
          <w:t>2.3.</w:t>
        </w:r>
      </w:ins>
      <w:ins w:id="1576" w:author="BASHAR FAISAL" w:date="2026-04-19T18:06:00Z">
        <w:r w:rsidRPr="00AA5F69">
          <w:rPr>
            <w:rFonts w:asciiTheme="majorBidi" w:hAnsiTheme="majorBidi" w:cstheme="majorBidi"/>
            <w:sz w:val="28"/>
            <w:szCs w:val="28"/>
            <w:rtl/>
            <w:rPrChange w:id="1577" w:author="Maher" w:date="2026-04-24T00:10:00Z">
              <w:rPr>
                <w:rFonts w:ascii="Traditional Arabic" w:hAnsi="Traditional Arabic" w:cs="Traditional Arabic"/>
                <w:sz w:val="28"/>
                <w:szCs w:val="28"/>
                <w:rtl/>
              </w:rPr>
            </w:rPrChange>
          </w:rPr>
          <w:t xml:space="preserve">3 </w:t>
        </w:r>
      </w:ins>
      <w:ins w:id="1578" w:author="BASHAR FAISAL" w:date="2026-04-19T18:04:00Z">
        <w:r w:rsidRPr="00AA5F69">
          <w:rPr>
            <w:rFonts w:asciiTheme="majorBidi" w:hAnsiTheme="majorBidi" w:cstheme="majorBidi"/>
            <w:sz w:val="28"/>
            <w:szCs w:val="28"/>
            <w:rtl/>
            <w:rPrChange w:id="1579" w:author="Maher" w:date="2026-04-24T00:10:00Z">
              <w:rPr>
                <w:rFonts w:ascii="Traditional Arabic" w:hAnsi="Traditional Arabic" w:cs="Traditional Arabic"/>
                <w:sz w:val="28"/>
                <w:szCs w:val="28"/>
                <w:rtl/>
              </w:rPr>
            </w:rPrChange>
          </w:rPr>
          <w:t>مكتبات الذكاء الاصطناعي (</w:t>
        </w:r>
        <w:r w:rsidRPr="00AA5F69">
          <w:rPr>
            <w:rFonts w:asciiTheme="majorBidi" w:hAnsiTheme="majorBidi" w:cstheme="majorBidi"/>
            <w:sz w:val="28"/>
            <w:szCs w:val="28"/>
            <w:rPrChange w:id="1580" w:author="Maher" w:date="2026-04-24T00:10:00Z">
              <w:rPr>
                <w:rFonts w:ascii="Traditional Arabic" w:hAnsi="Traditional Arabic" w:cs="Traditional Arabic"/>
                <w:sz w:val="28"/>
                <w:szCs w:val="28"/>
              </w:rPr>
            </w:rPrChange>
          </w:rPr>
          <w:t>YOLO, OpenCV, OpenAI API</w:t>
        </w:r>
        <w:r w:rsidRPr="00AA5F69">
          <w:rPr>
            <w:rFonts w:asciiTheme="majorBidi" w:hAnsiTheme="majorBidi" w:cstheme="majorBidi"/>
            <w:sz w:val="28"/>
            <w:szCs w:val="28"/>
            <w:rtl/>
            <w:rPrChange w:id="1581" w:author="Maher" w:date="2026-04-24T00:10:00Z">
              <w:rPr>
                <w:rFonts w:ascii="Traditional Arabic" w:hAnsi="Traditional Arabic" w:cs="Traditional Arabic"/>
                <w:sz w:val="28"/>
                <w:szCs w:val="28"/>
                <w:rtl/>
              </w:rPr>
            </w:rPrChange>
          </w:rPr>
          <w:t>)</w:t>
        </w:r>
      </w:ins>
    </w:p>
    <w:p w:rsidR="001B4730" w:rsidRPr="00AA5F69" w:rsidRDefault="001B4730">
      <w:pPr>
        <w:pStyle w:val="a8"/>
        <w:numPr>
          <w:ilvl w:val="0"/>
          <w:numId w:val="75"/>
        </w:numPr>
        <w:bidi/>
        <w:rPr>
          <w:ins w:id="1582" w:author="BASHAR FAISAL" w:date="2026-04-19T19:12:00Z"/>
          <w:rFonts w:asciiTheme="majorBidi" w:hAnsiTheme="majorBidi" w:cstheme="majorBidi"/>
          <w:sz w:val="28"/>
          <w:szCs w:val="28"/>
        </w:rPr>
        <w:pPrChange w:id="1583" w:author="Maher" w:date="2026-04-24T00:11:00Z">
          <w:pPr>
            <w:pStyle w:val="a8"/>
            <w:jc w:val="right"/>
          </w:pPr>
        </w:pPrChange>
      </w:pPr>
      <w:ins w:id="1584" w:author="BASHAR FAISAL" w:date="2026-04-19T19:12:00Z">
        <w:r w:rsidRPr="00AA5F69">
          <w:rPr>
            <w:rStyle w:val="a9"/>
            <w:rFonts w:asciiTheme="majorBidi" w:hAnsiTheme="majorBidi" w:cstheme="majorBidi"/>
            <w:b w:val="0"/>
            <w:bCs w:val="0"/>
            <w:sz w:val="28"/>
            <w:szCs w:val="28"/>
          </w:rPr>
          <w:t>YOLO (You Only Look Once)</w:t>
        </w:r>
        <w:r w:rsidRPr="00AA5F69">
          <w:rPr>
            <w:rFonts w:asciiTheme="majorBidi" w:hAnsiTheme="majorBidi" w:cstheme="majorBidi"/>
            <w:sz w:val="28"/>
            <w:szCs w:val="28"/>
          </w:rPr>
          <w:br/>
        </w:r>
        <w:r w:rsidRPr="00AA5F69">
          <w:rPr>
            <w:rFonts w:asciiTheme="majorBidi" w:hAnsiTheme="majorBidi" w:cstheme="majorBidi"/>
            <w:sz w:val="28"/>
            <w:szCs w:val="28"/>
            <w:rtl/>
          </w:rPr>
          <w:t>نموذج متخصص في كشف الأجسام داخل الصور والفيديو بشكل سريع ودقيق في الزمن الحقيقي. يُستخدم لتحديد مواقع الكائنات وتصنيفها في إطار واحد دون الحاجة لمعالجة متعددة المراحل</w:t>
        </w:r>
      </w:ins>
      <w:ins w:id="1585" w:author="BASHAR FAISAL" w:date="2026-04-23T21:04:00Z">
        <w:r w:rsidR="0026704E" w:rsidRPr="00AA5F69">
          <w:rPr>
            <w:rFonts w:asciiTheme="majorBidi" w:hAnsiTheme="majorBidi" w:cstheme="majorBidi"/>
            <w:sz w:val="28"/>
            <w:szCs w:val="28"/>
            <w:rtl/>
            <w:rPrChange w:id="1586" w:author="Maher" w:date="2026-04-24T00:10:00Z">
              <w:rPr>
                <w:rtl/>
              </w:rPr>
            </w:rPrChange>
          </w:rPr>
          <w:t xml:space="preserve"> </w:t>
        </w:r>
        <w:r w:rsidR="0026704E" w:rsidRPr="00AA5F69">
          <w:rPr>
            <w:rFonts w:asciiTheme="majorBidi" w:hAnsiTheme="majorBidi" w:cstheme="majorBidi"/>
            <w:sz w:val="28"/>
            <w:szCs w:val="28"/>
            <w:rtl/>
            <w:rPrChange w:id="1587" w:author="Maher" w:date="2026-04-24T00:10:00Z">
              <w:rPr>
                <w:rFonts w:asciiTheme="majorBidi" w:hAnsiTheme="majorBidi"/>
                <w:sz w:val="28"/>
                <w:szCs w:val="28"/>
                <w:rtl/>
              </w:rPr>
            </w:rPrChange>
          </w:rPr>
          <w:t xml:space="preserve">تم تطويره بواسطة جوزيف ريدمون وعلي فارهادي في جامعة واشنطن. تم إطلاقه في عام 2015، واكتسب </w:t>
        </w:r>
        <w:r w:rsidR="0026704E" w:rsidRPr="00AA5F69">
          <w:rPr>
            <w:rFonts w:asciiTheme="majorBidi" w:hAnsiTheme="majorBidi" w:cstheme="majorBidi"/>
            <w:sz w:val="28"/>
            <w:szCs w:val="28"/>
          </w:rPr>
          <w:t>YOLO</w:t>
        </w:r>
        <w:r w:rsidR="0026704E" w:rsidRPr="00AA5F69">
          <w:rPr>
            <w:rFonts w:asciiTheme="majorBidi" w:hAnsiTheme="majorBidi" w:cstheme="majorBidi"/>
            <w:sz w:val="28"/>
            <w:szCs w:val="28"/>
            <w:rtl/>
            <w:rPrChange w:id="1588" w:author="Maher" w:date="2026-04-24T00:10:00Z">
              <w:rPr>
                <w:rFonts w:asciiTheme="majorBidi" w:hAnsiTheme="majorBidi"/>
                <w:sz w:val="28"/>
                <w:szCs w:val="28"/>
                <w:rtl/>
              </w:rPr>
            </w:rPrChange>
          </w:rPr>
          <w:t xml:space="preserve"> شعبية لسرعته ودقته العالية</w:t>
        </w:r>
        <w:r w:rsidR="0026704E" w:rsidRPr="00AA5F69">
          <w:rPr>
            <w:rFonts w:asciiTheme="majorBidi" w:hAnsiTheme="majorBidi" w:cstheme="majorBidi"/>
            <w:sz w:val="28"/>
            <w:szCs w:val="28"/>
            <w:vertAlign w:val="superscript"/>
            <w:rtl/>
            <w:rPrChange w:id="1589" w:author="Maher" w:date="2026-04-24T00:10:00Z">
              <w:rPr>
                <w:rFonts w:asciiTheme="majorBidi" w:hAnsiTheme="majorBidi"/>
                <w:sz w:val="28"/>
                <w:szCs w:val="28"/>
                <w:rtl/>
              </w:rPr>
            </w:rPrChange>
          </w:rPr>
          <w:t xml:space="preserve"> [</w:t>
        </w:r>
      </w:ins>
      <w:ins w:id="1590" w:author="BASHAR FAISAL" w:date="2026-04-23T21:05:00Z">
        <w:r w:rsidR="00385D2B" w:rsidRPr="00AA5F69">
          <w:rPr>
            <w:rFonts w:asciiTheme="majorBidi" w:hAnsiTheme="majorBidi" w:cstheme="majorBidi"/>
            <w:sz w:val="28"/>
            <w:szCs w:val="28"/>
            <w:vertAlign w:val="superscript"/>
            <w:rtl/>
          </w:rPr>
          <w:t>8</w:t>
        </w:r>
      </w:ins>
      <w:ins w:id="1591" w:author="BASHAR FAISAL" w:date="2026-04-23T21:04:00Z">
        <w:r w:rsidR="0026704E" w:rsidRPr="00AA5F69">
          <w:rPr>
            <w:rFonts w:asciiTheme="majorBidi" w:hAnsiTheme="majorBidi" w:cstheme="majorBidi"/>
            <w:sz w:val="28"/>
            <w:szCs w:val="28"/>
            <w:vertAlign w:val="superscript"/>
            <w:rtl/>
            <w:rPrChange w:id="1592" w:author="Maher" w:date="2026-04-24T00:10:00Z">
              <w:rPr>
                <w:rFonts w:asciiTheme="majorBidi" w:hAnsiTheme="majorBidi"/>
                <w:sz w:val="28"/>
                <w:szCs w:val="28"/>
                <w:rtl/>
              </w:rPr>
            </w:rPrChange>
          </w:rPr>
          <w:t>]</w:t>
        </w:r>
      </w:ins>
      <w:ins w:id="1593" w:author="BASHAR FAISAL" w:date="2026-04-19T19:12:00Z">
        <w:r w:rsidRPr="00AA5F69">
          <w:rPr>
            <w:rFonts w:asciiTheme="majorBidi" w:hAnsiTheme="majorBidi" w:cstheme="majorBidi"/>
            <w:sz w:val="28"/>
            <w:szCs w:val="28"/>
          </w:rPr>
          <w:t>.</w:t>
        </w:r>
      </w:ins>
    </w:p>
    <w:p w:rsidR="001B4730" w:rsidRPr="00AA5F69" w:rsidRDefault="001B4730">
      <w:pPr>
        <w:pStyle w:val="a8"/>
        <w:numPr>
          <w:ilvl w:val="0"/>
          <w:numId w:val="75"/>
        </w:numPr>
        <w:bidi/>
        <w:rPr>
          <w:ins w:id="1594" w:author="BASHAR FAISAL" w:date="2026-04-19T19:12:00Z"/>
          <w:rFonts w:asciiTheme="majorBidi" w:hAnsiTheme="majorBidi" w:cstheme="majorBidi"/>
          <w:sz w:val="28"/>
          <w:szCs w:val="28"/>
        </w:rPr>
        <w:pPrChange w:id="1595" w:author="Maher" w:date="2026-04-24T00:11:00Z">
          <w:pPr>
            <w:pStyle w:val="a8"/>
            <w:jc w:val="right"/>
          </w:pPr>
        </w:pPrChange>
      </w:pPr>
      <w:ins w:id="1596" w:author="BASHAR FAISAL" w:date="2026-04-19T19:12:00Z">
        <w:r w:rsidRPr="00AA5F69">
          <w:rPr>
            <w:rStyle w:val="a9"/>
            <w:rFonts w:asciiTheme="majorBidi" w:hAnsiTheme="majorBidi" w:cstheme="majorBidi"/>
            <w:b w:val="0"/>
            <w:bCs w:val="0"/>
            <w:sz w:val="28"/>
            <w:szCs w:val="28"/>
          </w:rPr>
          <w:t>OpenCV (Open Source Computer Vision Library)</w:t>
        </w:r>
        <w:r w:rsidRPr="00AA5F69">
          <w:rPr>
            <w:rFonts w:asciiTheme="majorBidi" w:hAnsiTheme="majorBidi" w:cstheme="majorBidi"/>
            <w:sz w:val="28"/>
            <w:szCs w:val="28"/>
          </w:rPr>
          <w:br/>
        </w:r>
        <w:r w:rsidRPr="00AA5F69">
          <w:rPr>
            <w:rFonts w:asciiTheme="majorBidi" w:hAnsiTheme="majorBidi" w:cstheme="majorBidi"/>
            <w:sz w:val="28"/>
            <w:szCs w:val="28"/>
            <w:rtl/>
          </w:rPr>
          <w:t>مكتبة مفتوحة المصدر لمعالجة الصور والرؤية الحاسوبية، توفر أدوات لقراءة الصور والفيديو وتحليلها مثل التعرف على الوجوه واكتشاف الحواف. تُستخدم كأساس لمعالجة البيانات البصرية قبل أو بعد تطبيق نماذج الذكاء الاصطناعي</w:t>
        </w:r>
        <w:r w:rsidRPr="00AA5F69">
          <w:rPr>
            <w:rFonts w:asciiTheme="majorBidi" w:hAnsiTheme="majorBidi" w:cstheme="majorBidi"/>
            <w:sz w:val="28"/>
            <w:szCs w:val="28"/>
          </w:rPr>
          <w:t>.</w:t>
        </w:r>
      </w:ins>
      <w:ins w:id="1597" w:author="BASHAR FAISAL" w:date="2026-04-23T21:07:00Z">
        <w:r w:rsidR="00385D2B" w:rsidRPr="00AA5F69">
          <w:rPr>
            <w:rFonts w:asciiTheme="majorBidi" w:hAnsiTheme="majorBidi" w:cstheme="majorBidi"/>
            <w:sz w:val="28"/>
            <w:szCs w:val="28"/>
            <w:vertAlign w:val="superscript"/>
          </w:rPr>
          <w:t xml:space="preserve"> [9]</w:t>
        </w:r>
      </w:ins>
    </w:p>
    <w:p w:rsidR="0071431A" w:rsidRPr="00AA5F69" w:rsidRDefault="001B4730">
      <w:pPr>
        <w:pStyle w:val="a8"/>
        <w:numPr>
          <w:ilvl w:val="0"/>
          <w:numId w:val="75"/>
        </w:numPr>
        <w:bidi/>
        <w:rPr>
          <w:rFonts w:asciiTheme="majorBidi" w:hAnsiTheme="majorBidi" w:cstheme="majorBidi"/>
          <w:sz w:val="28"/>
          <w:szCs w:val="28"/>
          <w:rtl/>
          <w:rPrChange w:id="1598" w:author="Maher" w:date="2026-04-24T00:10:00Z">
            <w:rPr>
              <w:rtl/>
            </w:rPr>
          </w:rPrChange>
        </w:rPr>
        <w:pPrChange w:id="1599" w:author="Maher" w:date="2026-04-24T00:11:00Z">
          <w:pPr>
            <w:bidi/>
            <w:jc w:val="both"/>
          </w:pPr>
        </w:pPrChange>
      </w:pPr>
      <w:ins w:id="1600" w:author="BASHAR FAISAL" w:date="2026-04-19T19:12:00Z">
        <w:r w:rsidRPr="008A3690">
          <w:rPr>
            <w:rStyle w:val="a9"/>
            <w:rFonts w:asciiTheme="majorBidi" w:hAnsiTheme="majorBidi" w:cstheme="majorBidi"/>
            <w:b w:val="0"/>
            <w:bCs w:val="0"/>
            <w:sz w:val="28"/>
            <w:szCs w:val="28"/>
          </w:rPr>
          <w:t>OpenAI API</w:t>
        </w:r>
        <w:r w:rsidRPr="005F6ECA">
          <w:rPr>
            <w:rFonts w:asciiTheme="majorBidi" w:hAnsiTheme="majorBidi" w:cstheme="majorBidi"/>
            <w:sz w:val="28"/>
            <w:szCs w:val="28"/>
          </w:rPr>
          <w:br/>
        </w:r>
        <w:r w:rsidRPr="008779A9">
          <w:rPr>
            <w:rFonts w:asciiTheme="majorBidi" w:hAnsiTheme="majorBidi" w:cstheme="majorBidi"/>
            <w:sz w:val="28"/>
            <w:szCs w:val="28"/>
            <w:rtl/>
          </w:rPr>
          <w:t xml:space="preserve">واجهة برمجية تتيح استخدام نماذج ذكاء </w:t>
        </w:r>
        <w:r w:rsidRPr="00AA5F69">
          <w:rPr>
            <w:rFonts w:asciiTheme="majorBidi" w:hAnsiTheme="majorBidi" w:cstheme="majorBidi"/>
            <w:sz w:val="28"/>
            <w:szCs w:val="28"/>
            <w:rtl/>
            <w:rPrChange w:id="1601" w:author="Maher" w:date="2026-04-24T00:10:00Z">
              <w:rPr>
                <w:rFonts w:asciiTheme="majorBidi" w:hAnsiTheme="majorBidi" w:cstheme="majorBidi"/>
                <w:sz w:val="28"/>
                <w:szCs w:val="28"/>
                <w:rtl/>
              </w:rPr>
            </w:rPrChange>
          </w:rPr>
          <w:t>اصطناعي متقدمة لمعالجة اللغة الطبيعية وتوليد النصوص وتحليل البيانات</w:t>
        </w:r>
      </w:ins>
      <w:ins w:id="1602" w:author="Maher" w:date="2026-04-29T18:06:00Z">
        <w:r w:rsidR="00CD1BE9">
          <w:rPr>
            <w:rFonts w:asciiTheme="majorBidi" w:hAnsiTheme="majorBidi" w:cstheme="majorBidi" w:hint="cs"/>
            <w:sz w:val="28"/>
            <w:szCs w:val="28"/>
            <w:rtl/>
          </w:rPr>
          <w:t xml:space="preserve"> </w:t>
        </w:r>
      </w:ins>
      <w:ins w:id="1603" w:author="BASHAR FAISAL" w:date="2026-04-19T19:12:00Z">
        <w:del w:id="1604" w:author="Maher" w:date="2026-04-29T18:06:00Z">
          <w:r w:rsidRPr="00AA5F69" w:rsidDel="00CD1BE9">
            <w:rPr>
              <w:rFonts w:asciiTheme="majorBidi" w:hAnsiTheme="majorBidi" w:cstheme="majorBidi"/>
              <w:sz w:val="28"/>
              <w:szCs w:val="28"/>
              <w:rtl/>
              <w:rPrChange w:id="1605" w:author="Maher" w:date="2026-04-24T00:10:00Z">
                <w:rPr>
                  <w:rFonts w:asciiTheme="majorBidi" w:hAnsiTheme="majorBidi" w:cstheme="majorBidi"/>
                  <w:sz w:val="28"/>
                  <w:szCs w:val="28"/>
                  <w:rtl/>
                </w:rPr>
              </w:rPrChange>
            </w:rPr>
            <w:delText xml:space="preserve">. </w:delText>
          </w:r>
        </w:del>
        <w:r w:rsidRPr="00AA5F69">
          <w:rPr>
            <w:rFonts w:asciiTheme="majorBidi" w:hAnsiTheme="majorBidi" w:cstheme="majorBidi"/>
            <w:sz w:val="28"/>
            <w:szCs w:val="28"/>
            <w:rtl/>
            <w:rPrChange w:id="1606" w:author="Maher" w:date="2026-04-24T00:10:00Z">
              <w:rPr>
                <w:rFonts w:asciiTheme="majorBidi" w:hAnsiTheme="majorBidi" w:cstheme="majorBidi"/>
                <w:sz w:val="28"/>
                <w:szCs w:val="28"/>
                <w:rtl/>
              </w:rPr>
            </w:rPrChange>
          </w:rPr>
          <w:t>تُستخدم لدمج قدرات الفهم الذكي والتفاعل مع المستخدم داخل التطبيق</w:t>
        </w:r>
        <w:r w:rsidRPr="00AA5F69">
          <w:rPr>
            <w:rFonts w:asciiTheme="majorBidi" w:hAnsiTheme="majorBidi" w:cstheme="majorBidi"/>
            <w:sz w:val="28"/>
            <w:szCs w:val="28"/>
            <w:rPrChange w:id="1607" w:author="Maher" w:date="2026-04-24T00:10:00Z">
              <w:rPr>
                <w:rFonts w:asciiTheme="majorBidi" w:hAnsiTheme="majorBidi" w:cstheme="majorBidi"/>
                <w:sz w:val="28"/>
                <w:szCs w:val="28"/>
              </w:rPr>
            </w:rPrChange>
          </w:rPr>
          <w:t>.</w:t>
        </w:r>
      </w:ins>
      <w:ins w:id="1608" w:author="BASHAR FAISAL" w:date="2026-04-23T21:08:00Z">
        <w:r w:rsidR="00385D2B" w:rsidRPr="00AA5F69">
          <w:rPr>
            <w:rFonts w:asciiTheme="majorBidi" w:hAnsiTheme="majorBidi" w:cstheme="majorBidi"/>
            <w:sz w:val="28"/>
            <w:szCs w:val="28"/>
            <w:vertAlign w:val="superscript"/>
            <w:rPrChange w:id="1609" w:author="Maher" w:date="2026-04-24T00:10:00Z">
              <w:rPr>
                <w:rFonts w:asciiTheme="majorBidi" w:hAnsiTheme="majorBidi" w:cstheme="majorBidi"/>
                <w:sz w:val="28"/>
                <w:szCs w:val="28"/>
                <w:vertAlign w:val="superscript"/>
              </w:rPr>
            </w:rPrChange>
          </w:rPr>
          <w:t xml:space="preserve"> [10]</w:t>
        </w:r>
      </w:ins>
    </w:p>
    <w:p w:rsidR="00B50344" w:rsidRPr="00AA5F69" w:rsidDel="00F20BB4" w:rsidRDefault="00282826" w:rsidP="005F6ECA">
      <w:pPr>
        <w:bidi/>
        <w:jc w:val="both"/>
        <w:rPr>
          <w:del w:id="1610" w:author="Maher" w:date="2026-04-24T00:09:00Z"/>
          <w:rFonts w:asciiTheme="majorBidi" w:hAnsiTheme="majorBidi" w:cstheme="majorBidi"/>
          <w:b/>
          <w:bCs/>
          <w:sz w:val="28"/>
          <w:szCs w:val="28"/>
          <w:rtl/>
          <w:rPrChange w:id="1611" w:author="Maher" w:date="2026-04-24T00:10:00Z">
            <w:rPr>
              <w:del w:id="1612" w:author="Maher" w:date="2026-04-24T00:09:00Z"/>
              <w:rFonts w:ascii="Traditional Arabic" w:hAnsi="Traditional Arabic" w:cs="Traditional Arabic"/>
              <w:b/>
              <w:bCs/>
              <w:sz w:val="28"/>
              <w:szCs w:val="28"/>
              <w:rtl/>
            </w:rPr>
          </w:rPrChange>
        </w:rPr>
      </w:pPr>
      <w:ins w:id="1613" w:author="Maher" w:date="2026-04-24T19:04:00Z">
        <w:r>
          <w:rPr>
            <w:rFonts w:asciiTheme="majorBidi" w:hAnsiTheme="majorBidi" w:cstheme="majorBidi" w:hint="cs"/>
            <w:b/>
            <w:bCs/>
            <w:sz w:val="28"/>
            <w:szCs w:val="28"/>
            <w:rtl/>
          </w:rPr>
          <w:t xml:space="preserve">2.4 </w:t>
        </w:r>
      </w:ins>
      <w:del w:id="1614" w:author="Maher" w:date="2026-04-24T19:04:00Z">
        <w:r w:rsidR="001D4C08" w:rsidRPr="00AA5F69" w:rsidDel="00282826">
          <w:rPr>
            <w:rFonts w:asciiTheme="majorBidi" w:hAnsiTheme="majorBidi" w:cstheme="majorBidi"/>
            <w:b/>
            <w:bCs/>
            <w:sz w:val="28"/>
            <w:szCs w:val="28"/>
            <w:rPrChange w:id="1615" w:author="Maher" w:date="2026-04-24T00:10:00Z">
              <w:rPr>
                <w:rFonts w:ascii="Traditional Arabic" w:hAnsi="Traditional Arabic" w:cs="Traditional Arabic"/>
                <w:b/>
                <w:bCs/>
                <w:sz w:val="28"/>
                <w:szCs w:val="28"/>
              </w:rPr>
            </w:rPrChange>
          </w:rPr>
          <w:delText xml:space="preserve">2.5 </w:delText>
        </w:r>
      </w:del>
      <w:r w:rsidR="001D4C08" w:rsidRPr="00AA5F69">
        <w:rPr>
          <w:rFonts w:asciiTheme="majorBidi" w:hAnsiTheme="majorBidi" w:cstheme="majorBidi"/>
          <w:b/>
          <w:bCs/>
          <w:sz w:val="28"/>
          <w:szCs w:val="28"/>
          <w:rtl/>
          <w:rPrChange w:id="1616" w:author="Maher" w:date="2026-04-24T00:10:00Z">
            <w:rPr>
              <w:rFonts w:ascii="Traditional Arabic" w:hAnsi="Traditional Arabic" w:cs="Traditional Arabic"/>
              <w:b/>
              <w:bCs/>
              <w:sz w:val="28"/>
              <w:szCs w:val="28"/>
              <w:rtl/>
            </w:rPr>
          </w:rPrChange>
        </w:rPr>
        <w:t>الدراسات السابقة</w:t>
      </w:r>
      <w:r w:rsidR="001D4C08" w:rsidRPr="00AA5F69">
        <w:rPr>
          <w:rFonts w:asciiTheme="majorBidi" w:hAnsiTheme="majorBidi" w:cstheme="majorBidi"/>
          <w:b/>
          <w:bCs/>
          <w:sz w:val="28"/>
          <w:szCs w:val="28"/>
          <w:rPrChange w:id="1617" w:author="Maher" w:date="2026-04-24T00:10:00Z">
            <w:rPr>
              <w:rFonts w:ascii="Traditional Arabic" w:hAnsi="Traditional Arabic" w:cs="Traditional Arabic"/>
              <w:b/>
              <w:bCs/>
              <w:sz w:val="28"/>
              <w:szCs w:val="28"/>
            </w:rPr>
          </w:rPrChange>
        </w:rPr>
        <w:t xml:space="preserve"> (Literature Review)</w:t>
      </w:r>
    </w:p>
    <w:p w:rsidR="001D4C08" w:rsidRPr="00AA5F69" w:rsidRDefault="001D4C08" w:rsidP="008779A9">
      <w:pPr>
        <w:bidi/>
        <w:jc w:val="both"/>
        <w:rPr>
          <w:rFonts w:asciiTheme="majorBidi" w:hAnsiTheme="majorBidi" w:cstheme="majorBidi"/>
          <w:sz w:val="28"/>
          <w:szCs w:val="28"/>
          <w:rtl/>
          <w:rPrChange w:id="1618" w:author="Maher" w:date="2026-04-24T00:10:00Z">
            <w:rPr>
              <w:rFonts w:ascii="Traditional Arabic" w:hAnsi="Traditional Arabic" w:cs="Traditional Arabic"/>
              <w:sz w:val="28"/>
              <w:szCs w:val="28"/>
              <w:rtl/>
            </w:rPr>
          </w:rPrChange>
        </w:rPr>
      </w:pPr>
      <w:del w:id="1619" w:author="BASHAR FAISAL" w:date="2026-04-19T18:10:00Z">
        <w:r w:rsidRPr="00AA5F69" w:rsidDel="000F6008">
          <w:rPr>
            <w:rFonts w:asciiTheme="majorBidi" w:hAnsiTheme="majorBidi" w:cstheme="majorBidi"/>
            <w:sz w:val="28"/>
            <w:szCs w:val="28"/>
            <w:rtl/>
            <w:rPrChange w:id="1620" w:author="Maher" w:date="2026-04-24T00:10:00Z">
              <w:rPr>
                <w:rFonts w:ascii="Traditional Arabic" w:hAnsi="Traditional Arabic" w:cs="Traditional Arabic"/>
                <w:sz w:val="28"/>
                <w:szCs w:val="28"/>
                <w:rtl/>
              </w:rPr>
            </w:rPrChange>
          </w:rPr>
          <w:delText>تعتبر مراجعة الدراسات السابقة والمبادرات القائمة خطوة أساسية لفهم سياق الابتكار في مجال إدارة فائض الطعام وتكنولوجيا المطاعم</w:delText>
        </w:r>
      </w:del>
      <w:del w:id="1621" w:author="BASHAR FAISAL" w:date="2026-04-19T16:56:00Z">
        <w:r w:rsidRPr="00AA5F69" w:rsidDel="0023069A">
          <w:rPr>
            <w:rFonts w:asciiTheme="majorBidi" w:hAnsiTheme="majorBidi" w:cstheme="majorBidi"/>
            <w:sz w:val="28"/>
            <w:szCs w:val="28"/>
            <w:rtl/>
            <w:rPrChange w:id="1622" w:author="Maher" w:date="2026-04-24T00:10:00Z">
              <w:rPr>
                <w:rFonts w:ascii="Traditional Arabic" w:hAnsi="Traditional Arabic" w:cs="Traditional Arabic"/>
                <w:sz w:val="28"/>
                <w:szCs w:val="28"/>
                <w:rtl/>
              </w:rPr>
            </w:rPrChange>
          </w:rPr>
          <w:delText xml:space="preserve"> </w:delText>
        </w:r>
        <w:r w:rsidR="00D83C89" w:rsidRPr="00AA5F69" w:rsidDel="0023069A">
          <w:rPr>
            <w:rFonts w:asciiTheme="majorBidi" w:hAnsiTheme="majorBidi" w:cstheme="majorBidi"/>
            <w:sz w:val="28"/>
            <w:szCs w:val="28"/>
            <w:rtl/>
            <w:rPrChange w:id="1623" w:author="Maher" w:date="2026-04-24T00:10:00Z">
              <w:rPr>
                <w:rFonts w:ascii="Traditional Arabic" w:hAnsi="Traditional Arabic" w:cs="Traditional Arabic"/>
                <w:sz w:val="28"/>
                <w:szCs w:val="28"/>
                <w:rtl/>
              </w:rPr>
            </w:rPrChange>
          </w:rPr>
          <w:delText>(</w:delText>
        </w:r>
        <w:r w:rsidRPr="00AA5F69" w:rsidDel="0023069A">
          <w:rPr>
            <w:rFonts w:asciiTheme="majorBidi" w:hAnsiTheme="majorBidi" w:cstheme="majorBidi"/>
            <w:sz w:val="28"/>
            <w:szCs w:val="28"/>
            <w:rtl/>
            <w:rPrChange w:id="1624" w:author="Maher" w:date="2026-04-24T00:10:00Z">
              <w:rPr>
                <w:rFonts w:ascii="Traditional Arabic" w:hAnsi="Traditional Arabic" w:cs="Traditional Arabic"/>
                <w:sz w:val="28"/>
                <w:szCs w:val="28"/>
                <w:rtl/>
              </w:rPr>
            </w:rPrChange>
          </w:rPr>
          <w:delText>1)</w:delText>
        </w:r>
      </w:del>
      <w:del w:id="1625" w:author="BASHAR FAISAL" w:date="2026-04-19T18:10:00Z">
        <w:r w:rsidRPr="00AA5F69" w:rsidDel="000F6008">
          <w:rPr>
            <w:rFonts w:asciiTheme="majorBidi" w:hAnsiTheme="majorBidi" w:cstheme="majorBidi"/>
            <w:sz w:val="28"/>
            <w:szCs w:val="28"/>
            <w:rtl/>
            <w:rPrChange w:id="1626" w:author="Maher" w:date="2026-04-24T00:10:00Z">
              <w:rPr>
                <w:rFonts w:ascii="Traditional Arabic" w:hAnsi="Traditional Arabic" w:cs="Traditional Arabic"/>
                <w:sz w:val="28"/>
                <w:szCs w:val="28"/>
                <w:rtl/>
              </w:rPr>
            </w:rPrChange>
          </w:rPr>
          <w:delText>. يركز هذا القسم على تحليل أبرز المنصات والحلول التقنية في المنطقة العربية والعالم، موضحاً نقاط القوة والتحديات التي تواجهها، وكيف تسعى منصة "عاون" لتقديم حلول متكاملة تتجاوز هذه التحديات، مع التركيز على القيمة العلمية والتقنية لكل دراسة</w:delText>
        </w:r>
      </w:del>
      <w:del w:id="1627" w:author="BASHAR FAISAL" w:date="2026-04-19T16:56:00Z">
        <w:r w:rsidRPr="00AA5F69" w:rsidDel="0023069A">
          <w:rPr>
            <w:rFonts w:asciiTheme="majorBidi" w:hAnsiTheme="majorBidi" w:cstheme="majorBidi"/>
            <w:sz w:val="28"/>
            <w:szCs w:val="28"/>
            <w:rPrChange w:id="1628" w:author="Maher" w:date="2026-04-24T00:10:00Z">
              <w:rPr>
                <w:rFonts w:ascii="Traditional Arabic" w:hAnsi="Traditional Arabic" w:cs="Traditional Arabic"/>
                <w:sz w:val="28"/>
                <w:szCs w:val="28"/>
              </w:rPr>
            </w:rPrChange>
          </w:rPr>
          <w:delText xml:space="preserve"> </w:delText>
        </w:r>
        <w:r w:rsidR="00D83C89" w:rsidRPr="00AA5F69" w:rsidDel="0023069A">
          <w:rPr>
            <w:rFonts w:asciiTheme="majorBidi" w:hAnsiTheme="majorBidi" w:cstheme="majorBidi"/>
            <w:sz w:val="28"/>
            <w:szCs w:val="28"/>
            <w:rPrChange w:id="1629" w:author="Maher" w:date="2026-04-24T00:10:00Z">
              <w:rPr>
                <w:rFonts w:ascii="Traditional Arabic" w:hAnsi="Traditional Arabic" w:cs="Traditional Arabic"/>
                <w:sz w:val="28"/>
                <w:szCs w:val="28"/>
              </w:rPr>
            </w:rPrChange>
          </w:rPr>
          <w:delText>(</w:delText>
        </w:r>
        <w:r w:rsidRPr="00AA5F69" w:rsidDel="0023069A">
          <w:rPr>
            <w:rFonts w:asciiTheme="majorBidi" w:hAnsiTheme="majorBidi" w:cstheme="majorBidi"/>
            <w:sz w:val="28"/>
            <w:szCs w:val="28"/>
            <w:rPrChange w:id="1630" w:author="Maher" w:date="2026-04-24T00:10:00Z">
              <w:rPr>
                <w:rFonts w:ascii="Traditional Arabic" w:hAnsi="Traditional Arabic" w:cs="Traditional Arabic"/>
                <w:sz w:val="28"/>
                <w:szCs w:val="28"/>
              </w:rPr>
            </w:rPrChange>
          </w:rPr>
          <w:delText>6)</w:delText>
        </w:r>
      </w:del>
      <w:del w:id="1631" w:author="BASHAR FAISAL" w:date="2026-04-19T18:10:00Z">
        <w:r w:rsidRPr="00AA5F69" w:rsidDel="000F6008">
          <w:rPr>
            <w:rFonts w:asciiTheme="majorBidi" w:hAnsiTheme="majorBidi" w:cstheme="majorBidi"/>
            <w:sz w:val="28"/>
            <w:szCs w:val="28"/>
            <w:rPrChange w:id="1632" w:author="Maher" w:date="2026-04-24T00:10:00Z">
              <w:rPr>
                <w:rFonts w:ascii="Traditional Arabic" w:hAnsi="Traditional Arabic" w:cs="Traditional Arabic"/>
                <w:sz w:val="28"/>
                <w:szCs w:val="28"/>
              </w:rPr>
            </w:rPrChange>
          </w:rPr>
          <w:delText>.</w:delText>
        </w:r>
      </w:del>
    </w:p>
    <w:tbl>
      <w:tblPr>
        <w:tblStyle w:val="a6"/>
        <w:bidiVisual/>
        <w:tblW w:w="9976" w:type="dxa"/>
        <w:tblLook w:val="04A0" w:firstRow="1" w:lastRow="0" w:firstColumn="1" w:lastColumn="0" w:noHBand="0" w:noVBand="1"/>
        <w:tblPrChange w:id="1633" w:author="BASHAR FAISAL" w:date="2026-04-19T22:21:00Z">
          <w:tblPr>
            <w:tblStyle w:val="a6"/>
            <w:bidiVisual/>
            <w:tblW w:w="10048" w:type="dxa"/>
            <w:tblLook w:val="04A0" w:firstRow="1" w:lastRow="0" w:firstColumn="1" w:lastColumn="0" w:noHBand="0" w:noVBand="1"/>
          </w:tblPr>
        </w:tblPrChange>
      </w:tblPr>
      <w:tblGrid>
        <w:gridCol w:w="3136"/>
        <w:gridCol w:w="2290"/>
        <w:gridCol w:w="1001"/>
        <w:gridCol w:w="3549"/>
        <w:tblGridChange w:id="1634">
          <w:tblGrid>
            <w:gridCol w:w="3105"/>
            <w:gridCol w:w="2268"/>
            <w:gridCol w:w="992"/>
            <w:gridCol w:w="3683"/>
          </w:tblGrid>
        </w:tblGridChange>
      </w:tblGrid>
      <w:tr w:rsidR="00C8554F" w:rsidRPr="00AA5F69" w:rsidTr="00E02A6C">
        <w:trPr>
          <w:trHeight w:val="808"/>
          <w:trPrChange w:id="1635" w:author="BASHAR FAISAL" w:date="2026-04-19T22:21:00Z">
            <w:trPr>
              <w:trHeight w:val="850"/>
            </w:trPr>
          </w:trPrChange>
        </w:trPr>
        <w:tc>
          <w:tcPr>
            <w:tcW w:w="3136" w:type="dxa"/>
            <w:shd w:val="clear" w:color="auto" w:fill="F2F2F2" w:themeFill="background1" w:themeFillShade="F2"/>
            <w:tcPrChange w:id="1636" w:author="BASHAR FAISAL" w:date="2026-04-19T22:21:00Z">
              <w:tcPr>
                <w:tcW w:w="3105" w:type="dxa"/>
                <w:shd w:val="clear" w:color="auto" w:fill="F2F2F2" w:themeFill="background1" w:themeFillShade="F2"/>
              </w:tcPr>
            </w:tcPrChange>
          </w:tcPr>
          <w:p w:rsidR="00C8554F" w:rsidRPr="00AA5F69" w:rsidRDefault="00C8554F">
            <w:pPr>
              <w:bidi/>
              <w:jc w:val="both"/>
              <w:rPr>
                <w:rFonts w:asciiTheme="majorBidi" w:hAnsiTheme="majorBidi" w:cstheme="majorBidi"/>
                <w:sz w:val="28"/>
                <w:szCs w:val="28"/>
                <w:rtl/>
                <w:rPrChange w:id="1637" w:author="Maher" w:date="2026-04-24T00:10:00Z">
                  <w:rPr>
                    <w:rFonts w:ascii="Traditional Arabic" w:hAnsi="Traditional Arabic" w:cs="Traditional Arabic"/>
                    <w:sz w:val="28"/>
                    <w:szCs w:val="28"/>
                    <w:rtl/>
                  </w:rPr>
                </w:rPrChange>
              </w:rPr>
              <w:pPrChange w:id="1638" w:author="Maher" w:date="2026-04-24T00:10:00Z">
                <w:pPr>
                  <w:bidi/>
                  <w:jc w:val="both"/>
                </w:pPr>
              </w:pPrChange>
            </w:pPr>
            <w:r w:rsidRPr="00AA5F69">
              <w:rPr>
                <w:rFonts w:asciiTheme="majorBidi" w:hAnsiTheme="majorBidi" w:cstheme="majorBidi"/>
                <w:sz w:val="28"/>
                <w:szCs w:val="28"/>
                <w:rtl/>
                <w:rPrChange w:id="1639" w:author="Maher" w:date="2026-04-24T00:10:00Z">
                  <w:rPr>
                    <w:rFonts w:ascii="Traditional Arabic" w:hAnsi="Traditional Arabic" w:cs="Traditional Arabic"/>
                    <w:sz w:val="28"/>
                    <w:szCs w:val="28"/>
                    <w:rtl/>
                  </w:rPr>
                </w:rPrChange>
              </w:rPr>
              <w:t xml:space="preserve">عنوان الدراسة / المبادرة </w:t>
            </w:r>
          </w:p>
        </w:tc>
        <w:tc>
          <w:tcPr>
            <w:tcW w:w="2290" w:type="dxa"/>
            <w:shd w:val="clear" w:color="auto" w:fill="F2F2F2" w:themeFill="background1" w:themeFillShade="F2"/>
            <w:tcPrChange w:id="1640" w:author="BASHAR FAISAL" w:date="2026-04-19T22:21:00Z">
              <w:tcPr>
                <w:tcW w:w="2268" w:type="dxa"/>
                <w:shd w:val="clear" w:color="auto" w:fill="F2F2F2" w:themeFill="background1" w:themeFillShade="F2"/>
              </w:tcPr>
            </w:tcPrChange>
          </w:tcPr>
          <w:p w:rsidR="00C8554F" w:rsidRPr="00AA5F69" w:rsidRDefault="00C8554F">
            <w:pPr>
              <w:bidi/>
              <w:jc w:val="both"/>
              <w:rPr>
                <w:rFonts w:asciiTheme="majorBidi" w:hAnsiTheme="majorBidi" w:cstheme="majorBidi"/>
                <w:sz w:val="28"/>
                <w:szCs w:val="28"/>
                <w:rtl/>
                <w:rPrChange w:id="1641" w:author="Maher" w:date="2026-04-24T00:10:00Z">
                  <w:rPr>
                    <w:rFonts w:ascii="Traditional Arabic" w:hAnsi="Traditional Arabic" w:cs="Traditional Arabic"/>
                    <w:sz w:val="28"/>
                    <w:szCs w:val="28"/>
                    <w:rtl/>
                  </w:rPr>
                </w:rPrChange>
              </w:rPr>
              <w:pPrChange w:id="1642" w:author="Maher" w:date="2026-04-24T00:10:00Z">
                <w:pPr>
                  <w:bidi/>
                  <w:jc w:val="both"/>
                </w:pPr>
              </w:pPrChange>
            </w:pPr>
            <w:r w:rsidRPr="00AA5F69">
              <w:rPr>
                <w:rFonts w:asciiTheme="majorBidi" w:hAnsiTheme="majorBidi" w:cstheme="majorBidi"/>
                <w:sz w:val="28"/>
                <w:szCs w:val="28"/>
                <w:rtl/>
                <w:rPrChange w:id="1643" w:author="Maher" w:date="2026-04-24T00:10:00Z">
                  <w:rPr>
                    <w:rFonts w:ascii="Traditional Arabic" w:hAnsi="Traditional Arabic" w:cs="Traditional Arabic"/>
                    <w:sz w:val="28"/>
                    <w:szCs w:val="28"/>
                    <w:rtl/>
                  </w:rPr>
                </w:rPrChange>
              </w:rPr>
              <w:t xml:space="preserve"> اسم الباحث / الجهة </w:t>
            </w:r>
          </w:p>
        </w:tc>
        <w:tc>
          <w:tcPr>
            <w:tcW w:w="1001" w:type="dxa"/>
            <w:shd w:val="clear" w:color="auto" w:fill="F2F2F2" w:themeFill="background1" w:themeFillShade="F2"/>
            <w:tcPrChange w:id="1644" w:author="BASHAR FAISAL" w:date="2026-04-19T22:21:00Z">
              <w:tcPr>
                <w:tcW w:w="992" w:type="dxa"/>
                <w:shd w:val="clear" w:color="auto" w:fill="F2F2F2" w:themeFill="background1" w:themeFillShade="F2"/>
              </w:tcPr>
            </w:tcPrChange>
          </w:tcPr>
          <w:p w:rsidR="00C8554F" w:rsidRPr="00AA5F69" w:rsidRDefault="00C8554F">
            <w:pPr>
              <w:bidi/>
              <w:jc w:val="both"/>
              <w:rPr>
                <w:rFonts w:asciiTheme="majorBidi" w:hAnsiTheme="majorBidi" w:cstheme="majorBidi"/>
                <w:sz w:val="28"/>
                <w:szCs w:val="28"/>
                <w:rtl/>
                <w:rPrChange w:id="1645" w:author="Maher" w:date="2026-04-24T00:10:00Z">
                  <w:rPr>
                    <w:rFonts w:ascii="Traditional Arabic" w:hAnsi="Traditional Arabic" w:cs="Traditional Arabic"/>
                    <w:sz w:val="28"/>
                    <w:szCs w:val="28"/>
                    <w:rtl/>
                  </w:rPr>
                </w:rPrChange>
              </w:rPr>
              <w:pPrChange w:id="1646" w:author="Maher" w:date="2026-04-24T00:10:00Z">
                <w:pPr>
                  <w:bidi/>
                  <w:jc w:val="both"/>
                </w:pPr>
              </w:pPrChange>
            </w:pPr>
            <w:r w:rsidRPr="00AA5F69">
              <w:rPr>
                <w:rFonts w:asciiTheme="majorBidi" w:hAnsiTheme="majorBidi" w:cstheme="majorBidi"/>
                <w:sz w:val="28"/>
                <w:szCs w:val="28"/>
                <w:rtl/>
                <w:rPrChange w:id="1647" w:author="Maher" w:date="2026-04-24T00:10:00Z">
                  <w:rPr>
                    <w:rFonts w:ascii="Traditional Arabic" w:hAnsi="Traditional Arabic" w:cs="Traditional Arabic"/>
                    <w:sz w:val="28"/>
                    <w:szCs w:val="28"/>
                    <w:rtl/>
                  </w:rPr>
                </w:rPrChange>
              </w:rPr>
              <w:t xml:space="preserve"> السنة </w:t>
            </w:r>
          </w:p>
        </w:tc>
        <w:tc>
          <w:tcPr>
            <w:tcW w:w="3549" w:type="dxa"/>
            <w:shd w:val="clear" w:color="auto" w:fill="F2F2F2" w:themeFill="background1" w:themeFillShade="F2"/>
            <w:tcPrChange w:id="1648" w:author="BASHAR FAISAL" w:date="2026-04-19T22:21:00Z">
              <w:tcPr>
                <w:tcW w:w="3683" w:type="dxa"/>
                <w:shd w:val="clear" w:color="auto" w:fill="F2F2F2" w:themeFill="background1" w:themeFillShade="F2"/>
              </w:tcPr>
            </w:tcPrChange>
          </w:tcPr>
          <w:p w:rsidR="00C8554F" w:rsidRPr="00AA5F69" w:rsidRDefault="00C8554F">
            <w:pPr>
              <w:bidi/>
              <w:jc w:val="both"/>
              <w:rPr>
                <w:rFonts w:asciiTheme="majorBidi" w:hAnsiTheme="majorBidi" w:cstheme="majorBidi"/>
                <w:sz w:val="28"/>
                <w:szCs w:val="28"/>
                <w:rtl/>
                <w:rPrChange w:id="1649" w:author="Maher" w:date="2026-04-24T00:10:00Z">
                  <w:rPr>
                    <w:rFonts w:ascii="Traditional Arabic" w:hAnsi="Traditional Arabic" w:cs="Traditional Arabic"/>
                    <w:sz w:val="28"/>
                    <w:szCs w:val="28"/>
                    <w:rtl/>
                  </w:rPr>
                </w:rPrChange>
              </w:rPr>
              <w:pPrChange w:id="1650" w:author="Maher" w:date="2026-04-24T00:10:00Z">
                <w:pPr>
                  <w:bidi/>
                  <w:jc w:val="both"/>
                </w:pPr>
              </w:pPrChange>
            </w:pPr>
            <w:r w:rsidRPr="00AA5F69">
              <w:rPr>
                <w:rFonts w:asciiTheme="majorBidi" w:hAnsiTheme="majorBidi" w:cstheme="majorBidi"/>
                <w:sz w:val="28"/>
                <w:szCs w:val="28"/>
                <w:rtl/>
                <w:rPrChange w:id="1651" w:author="Maher" w:date="2026-04-24T00:10:00Z">
                  <w:rPr>
                    <w:rFonts w:ascii="Traditional Arabic" w:hAnsi="Traditional Arabic" w:cs="Traditional Arabic"/>
                    <w:sz w:val="28"/>
                    <w:szCs w:val="28"/>
                    <w:rtl/>
                  </w:rPr>
                </w:rPrChange>
              </w:rPr>
              <w:t xml:space="preserve"> ملخص الدراسة / المبادرة </w:t>
            </w:r>
          </w:p>
        </w:tc>
      </w:tr>
      <w:tr w:rsidR="00C8554F" w:rsidRPr="00AA5F69" w:rsidTr="00E02A6C">
        <w:trPr>
          <w:trHeight w:val="2453"/>
        </w:trPr>
        <w:tc>
          <w:tcPr>
            <w:tcW w:w="3136" w:type="dxa"/>
            <w:tcPrChange w:id="1652" w:author="BASHAR FAISAL" w:date="2026-04-19T22:21:00Z">
              <w:tcPr>
                <w:tcW w:w="3105" w:type="dxa"/>
              </w:tcPr>
            </w:tcPrChange>
          </w:tcPr>
          <w:p w:rsidR="00C8554F" w:rsidRPr="00AA5F69" w:rsidRDefault="00C8554F" w:rsidP="008A3690">
            <w:pPr>
              <w:bidi/>
              <w:jc w:val="both"/>
              <w:rPr>
                <w:rFonts w:asciiTheme="majorBidi" w:hAnsiTheme="majorBidi" w:cstheme="majorBidi"/>
                <w:sz w:val="28"/>
                <w:szCs w:val="28"/>
                <w:rtl/>
                <w:rPrChange w:id="1653"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tl/>
                <w:rPrChange w:id="1654" w:author="Maher" w:date="2026-04-24T00:10:00Z">
                  <w:rPr>
                    <w:rFonts w:ascii="Traditional Arabic" w:hAnsi="Traditional Arabic" w:cs="Traditional Arabic"/>
                    <w:sz w:val="28"/>
                    <w:szCs w:val="28"/>
                    <w:rtl/>
                  </w:rPr>
                </w:rPrChange>
              </w:rPr>
              <w:t>تطبيق بركة</w:t>
            </w:r>
          </w:p>
          <w:p w:rsidR="00C8554F" w:rsidRPr="00AA5F69" w:rsidRDefault="00C8554F" w:rsidP="005F6ECA">
            <w:pPr>
              <w:bidi/>
              <w:jc w:val="both"/>
              <w:rPr>
                <w:rFonts w:asciiTheme="majorBidi" w:hAnsiTheme="majorBidi" w:cstheme="majorBidi"/>
                <w:sz w:val="28"/>
                <w:szCs w:val="28"/>
                <w:rtl/>
                <w:rPrChange w:id="1655"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PrChange w:id="1656" w:author="Maher" w:date="2026-04-24T00:10:00Z">
                  <w:rPr>
                    <w:rFonts w:ascii="Traditional Arabic" w:hAnsi="Traditional Arabic" w:cs="Traditional Arabic"/>
                    <w:sz w:val="28"/>
                    <w:szCs w:val="28"/>
                  </w:rPr>
                </w:rPrChange>
              </w:rPr>
              <w:t>Barakah</w:t>
            </w:r>
          </w:p>
        </w:tc>
        <w:tc>
          <w:tcPr>
            <w:tcW w:w="2290" w:type="dxa"/>
            <w:tcPrChange w:id="1657" w:author="BASHAR FAISAL" w:date="2026-04-19T22:21:00Z">
              <w:tcPr>
                <w:tcW w:w="2268" w:type="dxa"/>
              </w:tcPr>
            </w:tcPrChange>
          </w:tcPr>
          <w:p w:rsidR="00C8554F" w:rsidRPr="00AA5F69" w:rsidRDefault="00C8554F" w:rsidP="008779A9">
            <w:pPr>
              <w:bidi/>
              <w:jc w:val="both"/>
              <w:rPr>
                <w:rFonts w:asciiTheme="majorBidi" w:hAnsiTheme="majorBidi" w:cstheme="majorBidi"/>
                <w:sz w:val="28"/>
                <w:szCs w:val="28"/>
                <w:rtl/>
                <w:rPrChange w:id="1658"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tl/>
                <w:rPrChange w:id="1659" w:author="Maher" w:date="2026-04-24T00:10:00Z">
                  <w:rPr>
                    <w:rFonts w:ascii="Traditional Arabic" w:hAnsi="Traditional Arabic" w:cs="Traditional Arabic"/>
                    <w:sz w:val="28"/>
                    <w:szCs w:val="28"/>
                    <w:rtl/>
                  </w:rPr>
                </w:rPrChange>
              </w:rPr>
              <w:t>المملكة العربية السعودية</w:t>
            </w:r>
          </w:p>
        </w:tc>
        <w:tc>
          <w:tcPr>
            <w:tcW w:w="1001" w:type="dxa"/>
            <w:tcPrChange w:id="1660" w:author="BASHAR FAISAL" w:date="2026-04-19T22:21:00Z">
              <w:tcPr>
                <w:tcW w:w="992" w:type="dxa"/>
              </w:tcPr>
            </w:tcPrChange>
          </w:tcPr>
          <w:p w:rsidR="00C8554F" w:rsidRPr="00AA5F69" w:rsidRDefault="00C8554F">
            <w:pPr>
              <w:bidi/>
              <w:jc w:val="both"/>
              <w:rPr>
                <w:rFonts w:asciiTheme="majorBidi" w:hAnsiTheme="majorBidi" w:cstheme="majorBidi"/>
                <w:sz w:val="28"/>
                <w:szCs w:val="28"/>
                <w:rtl/>
                <w:rPrChange w:id="1661" w:author="Maher" w:date="2026-04-24T00:10:00Z">
                  <w:rPr>
                    <w:rFonts w:ascii="Traditional Arabic" w:hAnsi="Traditional Arabic" w:cs="Traditional Arabic"/>
                    <w:sz w:val="28"/>
                    <w:szCs w:val="28"/>
                    <w:rtl/>
                  </w:rPr>
                </w:rPrChange>
              </w:rPr>
              <w:pPrChange w:id="1662" w:author="Maher" w:date="2026-04-24T00:10:00Z">
                <w:pPr>
                  <w:bidi/>
                  <w:jc w:val="both"/>
                </w:pPr>
              </w:pPrChange>
            </w:pPr>
            <w:r w:rsidRPr="00AA5F69">
              <w:rPr>
                <w:rFonts w:asciiTheme="majorBidi" w:hAnsiTheme="majorBidi" w:cstheme="majorBidi"/>
                <w:sz w:val="28"/>
                <w:szCs w:val="28"/>
                <w:rtl/>
                <w:rPrChange w:id="1663" w:author="Maher" w:date="2026-04-24T00:10:00Z">
                  <w:rPr>
                    <w:rFonts w:ascii="Traditional Arabic" w:hAnsi="Traditional Arabic" w:cs="Traditional Arabic"/>
                    <w:sz w:val="28"/>
                    <w:szCs w:val="28"/>
                    <w:rtl/>
                  </w:rPr>
                </w:rPrChange>
              </w:rPr>
              <w:t>2021</w:t>
            </w:r>
          </w:p>
        </w:tc>
        <w:tc>
          <w:tcPr>
            <w:tcW w:w="3549" w:type="dxa"/>
            <w:tcPrChange w:id="1664" w:author="BASHAR FAISAL" w:date="2026-04-19T22:21:00Z">
              <w:tcPr>
                <w:tcW w:w="3683" w:type="dxa"/>
              </w:tcPr>
            </w:tcPrChange>
          </w:tcPr>
          <w:p w:rsidR="00C8554F" w:rsidRPr="00AA5F69" w:rsidRDefault="00C8554F">
            <w:pPr>
              <w:bidi/>
              <w:jc w:val="both"/>
              <w:rPr>
                <w:rFonts w:asciiTheme="majorBidi" w:hAnsiTheme="majorBidi" w:cstheme="majorBidi"/>
                <w:sz w:val="28"/>
                <w:szCs w:val="28"/>
                <w:rtl/>
                <w:rPrChange w:id="1665" w:author="Maher" w:date="2026-04-24T00:10:00Z">
                  <w:rPr>
                    <w:rFonts w:ascii="Traditional Arabic" w:hAnsi="Traditional Arabic" w:cs="Traditional Arabic"/>
                    <w:sz w:val="28"/>
                    <w:szCs w:val="28"/>
                    <w:rtl/>
                  </w:rPr>
                </w:rPrChange>
              </w:rPr>
              <w:pPrChange w:id="1666" w:author="Maher" w:date="2026-04-24T00:10:00Z">
                <w:pPr>
                  <w:bidi/>
                  <w:jc w:val="both"/>
                </w:pPr>
              </w:pPrChange>
            </w:pPr>
            <w:r w:rsidRPr="00AA5F69">
              <w:rPr>
                <w:rFonts w:asciiTheme="majorBidi" w:hAnsiTheme="majorBidi" w:cstheme="majorBidi"/>
                <w:sz w:val="28"/>
                <w:szCs w:val="28"/>
                <w:rtl/>
                <w:rPrChange w:id="1667" w:author="Maher" w:date="2026-04-24T00:10:00Z">
                  <w:rPr>
                    <w:rFonts w:ascii="Traditional Arabic" w:hAnsi="Traditional Arabic" w:cs="Traditional Arabic"/>
                    <w:sz w:val="28"/>
                    <w:szCs w:val="28"/>
                    <w:rtl/>
                  </w:rPr>
                </w:rPrChange>
              </w:rPr>
              <w:t xml:space="preserve">النموذج: منصة تجارية لبيع فائض الطعام الطازج غير المبيع بأسعار مخفضة للمستهلك العادي </w:t>
            </w:r>
            <w:r w:rsidRPr="00AA5F69">
              <w:rPr>
                <w:rFonts w:asciiTheme="majorBidi" w:hAnsiTheme="majorBidi" w:cstheme="majorBidi"/>
                <w:sz w:val="28"/>
                <w:szCs w:val="28"/>
                <w:rPrChange w:id="1668" w:author="Maher" w:date="2026-04-24T00:10:00Z">
                  <w:rPr>
                    <w:rFonts w:ascii="Traditional Arabic" w:hAnsi="Traditional Arabic" w:cs="Traditional Arabic"/>
                    <w:sz w:val="28"/>
                    <w:szCs w:val="28"/>
                  </w:rPr>
                </w:rPrChange>
              </w:rPr>
              <w:t>B</w:t>
            </w:r>
            <w:r w:rsidRPr="00AA5F69">
              <w:rPr>
                <w:rFonts w:asciiTheme="majorBidi" w:hAnsiTheme="majorBidi" w:cstheme="majorBidi"/>
                <w:sz w:val="28"/>
                <w:szCs w:val="28"/>
                <w:rtl/>
                <w:rPrChange w:id="1669" w:author="Maher" w:date="2026-04-24T00:10:00Z">
                  <w:rPr>
                    <w:rFonts w:ascii="Traditional Arabic" w:hAnsi="Traditional Arabic" w:cs="Traditional Arabic"/>
                    <w:sz w:val="28"/>
                    <w:szCs w:val="28"/>
                    <w:rtl/>
                  </w:rPr>
                </w:rPrChange>
              </w:rPr>
              <w:t>2</w:t>
            </w:r>
            <w:r w:rsidRPr="00AA5F69">
              <w:rPr>
                <w:rFonts w:asciiTheme="majorBidi" w:hAnsiTheme="majorBidi" w:cstheme="majorBidi"/>
                <w:sz w:val="28"/>
                <w:szCs w:val="28"/>
                <w:rPrChange w:id="1670" w:author="Maher" w:date="2026-04-24T00:10:00Z">
                  <w:rPr>
                    <w:rFonts w:ascii="Traditional Arabic" w:hAnsi="Traditional Arabic" w:cs="Traditional Arabic"/>
                    <w:sz w:val="28"/>
                    <w:szCs w:val="28"/>
                  </w:rPr>
                </w:rPrChange>
              </w:rPr>
              <w:t xml:space="preserve">C. </w:t>
            </w:r>
            <w:r w:rsidRPr="00AA5F69">
              <w:rPr>
                <w:rFonts w:asciiTheme="majorBidi" w:hAnsiTheme="majorBidi" w:cstheme="majorBidi"/>
                <w:sz w:val="28"/>
                <w:szCs w:val="28"/>
                <w:rtl/>
                <w:rPrChange w:id="1671" w:author="Maher" w:date="2026-04-24T00:10:00Z">
                  <w:rPr>
                    <w:rFonts w:ascii="Traditional Arabic" w:hAnsi="Traditional Arabic" w:cs="Traditional Arabic"/>
                    <w:sz w:val="28"/>
                    <w:szCs w:val="28"/>
                    <w:rtl/>
                  </w:rPr>
                </w:rPrChange>
              </w:rPr>
              <w:t xml:space="preserve">التحدي: يركز على البيع التجاري ولا يتضمن منصة متكاملة لإدارة المطعم </w:t>
            </w:r>
            <w:r w:rsidRPr="00AA5F69">
              <w:rPr>
                <w:rFonts w:asciiTheme="majorBidi" w:hAnsiTheme="majorBidi" w:cstheme="majorBidi"/>
                <w:sz w:val="28"/>
                <w:szCs w:val="28"/>
                <w:rPrChange w:id="1672" w:author="Maher" w:date="2026-04-24T00:10:00Z">
                  <w:rPr>
                    <w:rFonts w:ascii="Traditional Arabic" w:hAnsi="Traditional Arabic" w:cs="Traditional Arabic"/>
                    <w:sz w:val="28"/>
                    <w:szCs w:val="28"/>
                  </w:rPr>
                </w:rPrChange>
              </w:rPr>
              <w:t>RMS</w:t>
            </w:r>
            <w:r w:rsidRPr="00AA5F69">
              <w:rPr>
                <w:rFonts w:asciiTheme="majorBidi" w:hAnsiTheme="majorBidi" w:cstheme="majorBidi"/>
                <w:sz w:val="28"/>
                <w:szCs w:val="28"/>
                <w:rtl/>
                <w:rPrChange w:id="1673" w:author="Maher" w:date="2026-04-24T00:10:00Z">
                  <w:rPr>
                    <w:rFonts w:ascii="Traditional Arabic" w:hAnsi="Traditional Arabic" w:cs="Traditional Arabic"/>
                    <w:sz w:val="28"/>
                    <w:szCs w:val="28"/>
                    <w:rtl/>
                  </w:rPr>
                </w:rPrChange>
              </w:rPr>
              <w:t xml:space="preserve"> أو آلية شفافة وموثقة لتوزيع الفائض الخيري المخصص للمستفيدين المسجلين.</w:t>
            </w:r>
          </w:p>
        </w:tc>
      </w:tr>
      <w:tr w:rsidR="00C8554F" w:rsidRPr="00AA5F69" w:rsidTr="00E02A6C">
        <w:trPr>
          <w:trHeight w:val="2752"/>
        </w:trPr>
        <w:tc>
          <w:tcPr>
            <w:tcW w:w="3136" w:type="dxa"/>
            <w:tcPrChange w:id="1674" w:author="BASHAR FAISAL" w:date="2026-04-19T22:21:00Z">
              <w:tcPr>
                <w:tcW w:w="3105" w:type="dxa"/>
              </w:tcPr>
            </w:tcPrChange>
          </w:tcPr>
          <w:p w:rsidR="00C8554F" w:rsidRPr="00AA5F69" w:rsidRDefault="00C8554F" w:rsidP="008A3690">
            <w:pPr>
              <w:bidi/>
              <w:jc w:val="both"/>
              <w:rPr>
                <w:rFonts w:asciiTheme="majorBidi" w:hAnsiTheme="majorBidi" w:cstheme="majorBidi"/>
                <w:sz w:val="28"/>
                <w:szCs w:val="28"/>
                <w:rtl/>
                <w:rPrChange w:id="1675"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tl/>
                <w:rPrChange w:id="1676" w:author="Maher" w:date="2026-04-24T00:10:00Z">
                  <w:rPr>
                    <w:rFonts w:ascii="Traditional Arabic" w:hAnsi="Traditional Arabic" w:cs="Traditional Arabic"/>
                    <w:sz w:val="28"/>
                    <w:szCs w:val="28"/>
                    <w:rtl/>
                  </w:rPr>
                </w:rPrChange>
              </w:rPr>
              <w:t>تطبيق تكية</w:t>
            </w:r>
          </w:p>
          <w:p w:rsidR="00C8554F" w:rsidRPr="00AA5F69" w:rsidRDefault="00C8554F" w:rsidP="005F6ECA">
            <w:pPr>
              <w:bidi/>
              <w:jc w:val="both"/>
              <w:rPr>
                <w:rFonts w:asciiTheme="majorBidi" w:hAnsiTheme="majorBidi" w:cstheme="majorBidi"/>
                <w:sz w:val="28"/>
                <w:szCs w:val="28"/>
                <w:rtl/>
                <w:rPrChange w:id="1677"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PrChange w:id="1678" w:author="Maher" w:date="2026-04-24T00:10:00Z">
                  <w:rPr>
                    <w:rFonts w:ascii="Traditional Arabic" w:hAnsi="Traditional Arabic" w:cs="Traditional Arabic"/>
                    <w:sz w:val="28"/>
                    <w:szCs w:val="28"/>
                  </w:rPr>
                </w:rPrChange>
              </w:rPr>
              <w:t>Tekeya</w:t>
            </w:r>
          </w:p>
        </w:tc>
        <w:tc>
          <w:tcPr>
            <w:tcW w:w="2290" w:type="dxa"/>
            <w:tcPrChange w:id="1679" w:author="BASHAR FAISAL" w:date="2026-04-19T22:21:00Z">
              <w:tcPr>
                <w:tcW w:w="2268" w:type="dxa"/>
              </w:tcPr>
            </w:tcPrChange>
          </w:tcPr>
          <w:p w:rsidR="00C8554F" w:rsidRPr="00AA5F69" w:rsidRDefault="00C8554F" w:rsidP="008779A9">
            <w:pPr>
              <w:bidi/>
              <w:jc w:val="both"/>
              <w:rPr>
                <w:rFonts w:asciiTheme="majorBidi" w:hAnsiTheme="majorBidi" w:cstheme="majorBidi"/>
                <w:sz w:val="28"/>
                <w:szCs w:val="28"/>
                <w:rtl/>
                <w:rPrChange w:id="1680"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tl/>
                <w:rPrChange w:id="1681" w:author="Maher" w:date="2026-04-24T00:10:00Z">
                  <w:rPr>
                    <w:rFonts w:ascii="Traditional Arabic" w:hAnsi="Traditional Arabic" w:cs="Traditional Arabic"/>
                    <w:sz w:val="28"/>
                    <w:szCs w:val="28"/>
                    <w:rtl/>
                  </w:rPr>
                </w:rPrChange>
              </w:rPr>
              <w:t>مصر</w:t>
            </w:r>
          </w:p>
        </w:tc>
        <w:tc>
          <w:tcPr>
            <w:tcW w:w="1001" w:type="dxa"/>
            <w:tcPrChange w:id="1682" w:author="BASHAR FAISAL" w:date="2026-04-19T22:21:00Z">
              <w:tcPr>
                <w:tcW w:w="992" w:type="dxa"/>
              </w:tcPr>
            </w:tcPrChange>
          </w:tcPr>
          <w:p w:rsidR="00C8554F" w:rsidRPr="00AA5F69" w:rsidRDefault="00C8554F">
            <w:pPr>
              <w:bidi/>
              <w:jc w:val="both"/>
              <w:rPr>
                <w:rFonts w:asciiTheme="majorBidi" w:hAnsiTheme="majorBidi" w:cstheme="majorBidi"/>
                <w:sz w:val="28"/>
                <w:szCs w:val="28"/>
                <w:rtl/>
                <w:rPrChange w:id="1683" w:author="Maher" w:date="2026-04-24T00:10:00Z">
                  <w:rPr>
                    <w:rFonts w:ascii="Traditional Arabic" w:hAnsi="Traditional Arabic" w:cs="Traditional Arabic"/>
                    <w:sz w:val="28"/>
                    <w:szCs w:val="28"/>
                    <w:rtl/>
                  </w:rPr>
                </w:rPrChange>
              </w:rPr>
              <w:pPrChange w:id="1684" w:author="Maher" w:date="2026-04-24T00:10:00Z">
                <w:pPr>
                  <w:bidi/>
                  <w:jc w:val="both"/>
                </w:pPr>
              </w:pPrChange>
            </w:pPr>
            <w:r w:rsidRPr="00AA5F69">
              <w:rPr>
                <w:rFonts w:asciiTheme="majorBidi" w:hAnsiTheme="majorBidi" w:cstheme="majorBidi"/>
                <w:sz w:val="28"/>
                <w:szCs w:val="28"/>
                <w:rtl/>
                <w:rPrChange w:id="1685" w:author="Maher" w:date="2026-04-24T00:10:00Z">
                  <w:rPr>
                    <w:rFonts w:ascii="Traditional Arabic" w:hAnsi="Traditional Arabic" w:cs="Traditional Arabic"/>
                    <w:sz w:val="28"/>
                    <w:szCs w:val="28"/>
                    <w:rtl/>
                  </w:rPr>
                </w:rPrChange>
              </w:rPr>
              <w:t>2019</w:t>
            </w:r>
          </w:p>
        </w:tc>
        <w:tc>
          <w:tcPr>
            <w:tcW w:w="3549" w:type="dxa"/>
            <w:tcPrChange w:id="1686" w:author="BASHAR FAISAL" w:date="2026-04-19T22:21:00Z">
              <w:tcPr>
                <w:tcW w:w="3683" w:type="dxa"/>
              </w:tcPr>
            </w:tcPrChange>
          </w:tcPr>
          <w:p w:rsidR="00C8554F" w:rsidRPr="00AA5F69" w:rsidRDefault="00C8554F">
            <w:pPr>
              <w:bidi/>
              <w:jc w:val="both"/>
              <w:rPr>
                <w:rFonts w:asciiTheme="majorBidi" w:hAnsiTheme="majorBidi" w:cstheme="majorBidi"/>
                <w:sz w:val="28"/>
                <w:szCs w:val="28"/>
                <w:rtl/>
                <w:rPrChange w:id="1687" w:author="Maher" w:date="2026-04-24T00:10:00Z">
                  <w:rPr>
                    <w:rFonts w:ascii="Traditional Arabic" w:hAnsi="Traditional Arabic" w:cs="Traditional Arabic"/>
                    <w:sz w:val="28"/>
                    <w:szCs w:val="28"/>
                    <w:rtl/>
                  </w:rPr>
                </w:rPrChange>
              </w:rPr>
              <w:pPrChange w:id="1688" w:author="Maher" w:date="2026-04-24T00:10:00Z">
                <w:pPr>
                  <w:bidi/>
                  <w:jc w:val="both"/>
                </w:pPr>
              </w:pPrChange>
            </w:pPr>
            <w:r w:rsidRPr="00AA5F69">
              <w:rPr>
                <w:rFonts w:asciiTheme="majorBidi" w:hAnsiTheme="majorBidi" w:cstheme="majorBidi"/>
                <w:sz w:val="28"/>
                <w:szCs w:val="28"/>
                <w:rtl/>
                <w:rPrChange w:id="1689" w:author="Maher" w:date="2026-04-24T00:10:00Z">
                  <w:rPr>
                    <w:rFonts w:ascii="Traditional Arabic" w:hAnsi="Traditional Arabic" w:cs="Traditional Arabic"/>
                    <w:sz w:val="28"/>
                    <w:szCs w:val="28"/>
                    <w:rtl/>
                  </w:rPr>
                </w:rPrChange>
              </w:rPr>
              <w:t>النموذج: يوفر خيارين: بيع الفائض للمستهلك العادي بخصم يصل إلى 50%، أو التبرع به للجمعيات الخيرية. التحدي: النموذج لا يدمج بين إدارة المطعم الداخلية وبين عملية توزيع الفائض، ويعتمد على الجمعيات كوسيط للتوزيع، مما يفتقر إلى الرقمنة المباشرة لعملية الإدارة والتوثيق للمستفيد النهائي.</w:t>
            </w:r>
          </w:p>
        </w:tc>
      </w:tr>
      <w:tr w:rsidR="00C8554F" w:rsidRPr="00AA5F69" w:rsidTr="00E02A6C">
        <w:trPr>
          <w:trHeight w:val="3652"/>
        </w:trPr>
        <w:tc>
          <w:tcPr>
            <w:tcW w:w="3136" w:type="dxa"/>
            <w:tcPrChange w:id="1690" w:author="BASHAR FAISAL" w:date="2026-04-19T22:21:00Z">
              <w:tcPr>
                <w:tcW w:w="3105" w:type="dxa"/>
              </w:tcPr>
            </w:tcPrChange>
          </w:tcPr>
          <w:p w:rsidR="00C8554F" w:rsidRPr="00AA5F69" w:rsidRDefault="00C8554F" w:rsidP="008A3690">
            <w:pPr>
              <w:bidi/>
              <w:jc w:val="both"/>
              <w:rPr>
                <w:rFonts w:asciiTheme="majorBidi" w:hAnsiTheme="majorBidi" w:cstheme="majorBidi"/>
                <w:sz w:val="28"/>
                <w:szCs w:val="28"/>
                <w:rtl/>
                <w:rPrChange w:id="1691"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tl/>
                <w:rPrChange w:id="1692" w:author="Maher" w:date="2026-04-24T00:10:00Z">
                  <w:rPr>
                    <w:rFonts w:ascii="Traditional Arabic" w:hAnsi="Traditional Arabic" w:cs="Traditional Arabic"/>
                    <w:sz w:val="28"/>
                    <w:szCs w:val="28"/>
                    <w:rtl/>
                  </w:rPr>
                </w:rPrChange>
              </w:rPr>
              <w:t>تطبيقات الرؤية الحاسوبية في المطاعم باستخدام</w:t>
            </w:r>
            <w:r w:rsidRPr="00AA5F69">
              <w:rPr>
                <w:rFonts w:asciiTheme="majorBidi" w:hAnsiTheme="majorBidi" w:cstheme="majorBidi"/>
                <w:sz w:val="28"/>
                <w:szCs w:val="28"/>
                <w:rPrChange w:id="1693" w:author="Maher" w:date="2026-04-24T00:10:00Z">
                  <w:rPr>
                    <w:rFonts w:ascii="Traditional Arabic" w:hAnsi="Traditional Arabic" w:cs="Traditional Arabic"/>
                    <w:sz w:val="28"/>
                    <w:szCs w:val="28"/>
                  </w:rPr>
                </w:rPrChange>
              </w:rPr>
              <w:t xml:space="preserve"> Vision AI</w:t>
            </w:r>
          </w:p>
        </w:tc>
        <w:tc>
          <w:tcPr>
            <w:tcW w:w="2290" w:type="dxa"/>
            <w:tcPrChange w:id="1694" w:author="BASHAR FAISAL" w:date="2026-04-19T22:21:00Z">
              <w:tcPr>
                <w:tcW w:w="2268" w:type="dxa"/>
              </w:tcPr>
            </w:tcPrChange>
          </w:tcPr>
          <w:p w:rsidR="00C8554F" w:rsidRPr="00AA5F69" w:rsidRDefault="00C8554F" w:rsidP="005F6ECA">
            <w:pPr>
              <w:bidi/>
              <w:jc w:val="both"/>
              <w:rPr>
                <w:rFonts w:asciiTheme="majorBidi" w:hAnsiTheme="majorBidi" w:cstheme="majorBidi"/>
                <w:sz w:val="28"/>
                <w:szCs w:val="28"/>
                <w:rtl/>
                <w:rPrChange w:id="1695"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tl/>
                <w:rPrChange w:id="1696" w:author="Maher" w:date="2026-04-24T00:10:00Z">
                  <w:rPr>
                    <w:rFonts w:ascii="Traditional Arabic" w:hAnsi="Traditional Arabic" w:cs="Traditional Arabic"/>
                    <w:sz w:val="28"/>
                    <w:szCs w:val="28"/>
                    <w:rtl/>
                  </w:rPr>
                </w:rPrChange>
              </w:rPr>
              <w:t>منصة</w:t>
            </w:r>
            <w:r w:rsidRPr="00AA5F69">
              <w:rPr>
                <w:rFonts w:asciiTheme="majorBidi" w:hAnsiTheme="majorBidi" w:cstheme="majorBidi"/>
                <w:sz w:val="28"/>
                <w:szCs w:val="28"/>
                <w:rPrChange w:id="1697" w:author="Maher" w:date="2026-04-24T00:10:00Z">
                  <w:rPr>
                    <w:rFonts w:ascii="Traditional Arabic" w:hAnsi="Traditional Arabic" w:cs="Traditional Arabic"/>
                    <w:sz w:val="28"/>
                    <w:szCs w:val="28"/>
                  </w:rPr>
                </w:rPrChange>
              </w:rPr>
              <w:t xml:space="preserve"> Ultralytics </w:t>
            </w:r>
            <w:r w:rsidRPr="00AA5F69">
              <w:rPr>
                <w:rFonts w:asciiTheme="majorBidi" w:hAnsiTheme="majorBidi" w:cstheme="majorBidi"/>
                <w:sz w:val="28"/>
                <w:szCs w:val="28"/>
                <w:rtl/>
                <w:rPrChange w:id="1698" w:author="Maher" w:date="2026-04-24T00:10:00Z">
                  <w:rPr>
                    <w:rFonts w:ascii="Traditional Arabic" w:hAnsi="Traditional Arabic" w:cs="Traditional Arabic"/>
                    <w:sz w:val="28"/>
                    <w:szCs w:val="28"/>
                    <w:rtl/>
                  </w:rPr>
                </w:rPrChange>
              </w:rPr>
              <w:t>(مقال تقني تطبيقي)</w:t>
            </w:r>
          </w:p>
        </w:tc>
        <w:tc>
          <w:tcPr>
            <w:tcW w:w="1001" w:type="dxa"/>
            <w:tcPrChange w:id="1699" w:author="BASHAR FAISAL" w:date="2026-04-19T22:21:00Z">
              <w:tcPr>
                <w:tcW w:w="992" w:type="dxa"/>
              </w:tcPr>
            </w:tcPrChange>
          </w:tcPr>
          <w:p w:rsidR="00C8554F" w:rsidRPr="00AA5F69" w:rsidRDefault="00C8554F" w:rsidP="008779A9">
            <w:pPr>
              <w:bidi/>
              <w:jc w:val="both"/>
              <w:rPr>
                <w:rFonts w:asciiTheme="majorBidi" w:hAnsiTheme="majorBidi" w:cstheme="majorBidi"/>
                <w:sz w:val="28"/>
                <w:szCs w:val="28"/>
                <w:rtl/>
                <w:rPrChange w:id="1700"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PrChange w:id="1701" w:author="Maher" w:date="2026-04-24T00:10:00Z">
                  <w:rPr>
                    <w:rFonts w:ascii="Traditional Arabic" w:hAnsi="Traditional Arabic" w:cs="Traditional Arabic"/>
                    <w:sz w:val="28"/>
                    <w:szCs w:val="28"/>
                  </w:rPr>
                </w:rPrChange>
              </w:rPr>
              <w:t>2025</w:t>
            </w:r>
          </w:p>
        </w:tc>
        <w:tc>
          <w:tcPr>
            <w:tcW w:w="3549" w:type="dxa"/>
            <w:tcPrChange w:id="1702" w:author="BASHAR FAISAL" w:date="2026-04-19T22:21:00Z">
              <w:tcPr>
                <w:tcW w:w="3683" w:type="dxa"/>
              </w:tcPr>
            </w:tcPrChange>
          </w:tcPr>
          <w:p w:rsidR="00C8554F" w:rsidRPr="00AA5F69" w:rsidRDefault="00C8554F">
            <w:pPr>
              <w:bidi/>
              <w:jc w:val="both"/>
              <w:rPr>
                <w:rFonts w:asciiTheme="majorBidi" w:hAnsiTheme="majorBidi" w:cstheme="majorBidi"/>
                <w:sz w:val="28"/>
                <w:szCs w:val="28"/>
                <w:rtl/>
                <w:rPrChange w:id="1703" w:author="Maher" w:date="2026-04-24T00:10:00Z">
                  <w:rPr>
                    <w:rFonts w:ascii="Traditional Arabic" w:hAnsi="Traditional Arabic" w:cs="Traditional Arabic"/>
                    <w:sz w:val="28"/>
                    <w:szCs w:val="28"/>
                    <w:rtl/>
                  </w:rPr>
                </w:rPrChange>
              </w:rPr>
              <w:pPrChange w:id="1704" w:author="Maher" w:date="2026-04-24T00:10:00Z">
                <w:pPr>
                  <w:bidi/>
                  <w:jc w:val="both"/>
                </w:pPr>
              </w:pPrChange>
            </w:pPr>
            <w:r w:rsidRPr="00AA5F69">
              <w:rPr>
                <w:rFonts w:asciiTheme="majorBidi" w:hAnsiTheme="majorBidi" w:cstheme="majorBidi"/>
                <w:sz w:val="28"/>
                <w:szCs w:val="28"/>
                <w:rtl/>
                <w:rPrChange w:id="1705" w:author="Maher" w:date="2026-04-24T00:10:00Z">
                  <w:rPr>
                    <w:rFonts w:ascii="Traditional Arabic" w:hAnsi="Traditional Arabic" w:cs="Traditional Arabic"/>
                    <w:sz w:val="28"/>
                    <w:szCs w:val="28"/>
                    <w:rtl/>
                  </w:rPr>
                </w:rPrChange>
              </w:rPr>
              <w:t>النموذج: استخدام الرؤية الحاسوبية لتحليل بيئة المطاعم عبر الكاميرات، مثل تتبع الطلبات، مراقبة جودة الطعام، وتحليل إشغال الطاولات وتحسين تجربة العملاء. تعتمد الأنظمة على نماذج مثل</w:t>
            </w:r>
            <w:r w:rsidRPr="00AA5F69">
              <w:rPr>
                <w:rFonts w:asciiTheme="majorBidi" w:hAnsiTheme="majorBidi" w:cstheme="majorBidi"/>
                <w:sz w:val="28"/>
                <w:szCs w:val="28"/>
                <w:rPrChange w:id="1706" w:author="Maher" w:date="2026-04-24T00:10:00Z">
                  <w:rPr>
                    <w:rFonts w:ascii="Traditional Arabic" w:hAnsi="Traditional Arabic" w:cs="Traditional Arabic"/>
                    <w:sz w:val="28"/>
                    <w:szCs w:val="28"/>
                  </w:rPr>
                </w:rPrChange>
              </w:rPr>
              <w:t xml:space="preserve"> YOLO </w:t>
            </w:r>
            <w:r w:rsidRPr="00AA5F69">
              <w:rPr>
                <w:rFonts w:asciiTheme="majorBidi" w:hAnsiTheme="majorBidi" w:cstheme="majorBidi"/>
                <w:sz w:val="28"/>
                <w:szCs w:val="28"/>
                <w:rtl/>
                <w:rPrChange w:id="1707" w:author="Maher" w:date="2026-04-24T00:10:00Z">
                  <w:rPr>
                    <w:rFonts w:ascii="Traditional Arabic" w:hAnsi="Traditional Arabic" w:cs="Traditional Arabic"/>
                    <w:sz w:val="28"/>
                    <w:szCs w:val="28"/>
                    <w:rtl/>
                  </w:rPr>
                </w:rPrChange>
              </w:rPr>
              <w:t>للكشف الفوري عن العناصر داخل المطعم.</w:t>
            </w:r>
          </w:p>
          <w:p w:rsidR="00C8554F" w:rsidRPr="00AA5F69" w:rsidRDefault="00C8554F">
            <w:pPr>
              <w:bidi/>
              <w:jc w:val="both"/>
              <w:rPr>
                <w:rFonts w:asciiTheme="majorBidi" w:hAnsiTheme="majorBidi" w:cstheme="majorBidi"/>
                <w:sz w:val="28"/>
                <w:szCs w:val="28"/>
                <w:rtl/>
                <w:rPrChange w:id="1708" w:author="Maher" w:date="2026-04-24T00:10:00Z">
                  <w:rPr>
                    <w:rFonts w:ascii="Traditional Arabic" w:hAnsi="Traditional Arabic" w:cs="Traditional Arabic"/>
                    <w:sz w:val="28"/>
                    <w:szCs w:val="28"/>
                    <w:rtl/>
                  </w:rPr>
                </w:rPrChange>
              </w:rPr>
              <w:pPrChange w:id="1709" w:author="Maher" w:date="2026-04-24T00:10:00Z">
                <w:pPr>
                  <w:bidi/>
                  <w:jc w:val="both"/>
                </w:pPr>
              </w:pPrChange>
            </w:pPr>
            <w:r w:rsidRPr="00AA5F69">
              <w:rPr>
                <w:rFonts w:asciiTheme="majorBidi" w:hAnsiTheme="majorBidi" w:cstheme="majorBidi"/>
                <w:sz w:val="28"/>
                <w:szCs w:val="28"/>
                <w:rtl/>
                <w:rPrChange w:id="1710" w:author="Maher" w:date="2026-04-24T00:10:00Z">
                  <w:rPr>
                    <w:rFonts w:ascii="Traditional Arabic" w:hAnsi="Traditional Arabic" w:cs="Traditional Arabic"/>
                    <w:sz w:val="28"/>
                    <w:szCs w:val="28"/>
                    <w:rtl/>
                  </w:rPr>
                </w:rPrChange>
              </w:rPr>
              <w:t>التحدي: يواجه التطبيق صعوبات في الخصوصية، وتكامل الأنظمة مع أنظمة إدارة المطاعم، إضافة إلى الحاجة لبيانات تدريب مخصصة لكل بيئة</w:t>
            </w:r>
          </w:p>
        </w:tc>
      </w:tr>
      <w:tr w:rsidR="007D26F3" w:rsidRPr="00AA5F69" w:rsidTr="00E02A6C">
        <w:trPr>
          <w:trHeight w:val="2317"/>
          <w:trPrChange w:id="1711" w:author="BASHAR FAISAL" w:date="2026-04-19T22:21:00Z">
            <w:trPr>
              <w:trHeight w:val="2437"/>
            </w:trPr>
          </w:trPrChange>
        </w:trPr>
        <w:tc>
          <w:tcPr>
            <w:tcW w:w="3136" w:type="dxa"/>
            <w:tcPrChange w:id="1712" w:author="BASHAR FAISAL" w:date="2026-04-19T22:21:00Z">
              <w:tcPr>
                <w:tcW w:w="3105" w:type="dxa"/>
              </w:tcPr>
            </w:tcPrChange>
          </w:tcPr>
          <w:p w:rsidR="007D26F3" w:rsidRPr="00AA5F69" w:rsidRDefault="007D26F3" w:rsidP="008A3690">
            <w:pPr>
              <w:bidi/>
              <w:jc w:val="both"/>
              <w:rPr>
                <w:rFonts w:asciiTheme="majorBidi" w:hAnsiTheme="majorBidi" w:cstheme="majorBidi"/>
                <w:sz w:val="28"/>
                <w:szCs w:val="28"/>
                <w:rtl/>
                <w:rPrChange w:id="1713"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PrChange w:id="1714" w:author="Maher" w:date="2026-04-24T00:10:00Z">
                  <w:rPr>
                    <w:rFonts w:ascii="Traditional Arabic" w:hAnsi="Traditional Arabic" w:cs="Traditional Arabic"/>
                    <w:sz w:val="28"/>
                    <w:szCs w:val="28"/>
                  </w:rPr>
                </w:rPrChange>
              </w:rPr>
              <w:t>Vision-Based Table Occupancy Detection in Indoor Environments Using Deep Learning</w:t>
            </w:r>
          </w:p>
        </w:tc>
        <w:tc>
          <w:tcPr>
            <w:tcW w:w="2290" w:type="dxa"/>
            <w:tcPrChange w:id="1715" w:author="BASHAR FAISAL" w:date="2026-04-19T22:21:00Z">
              <w:tcPr>
                <w:tcW w:w="2268" w:type="dxa"/>
              </w:tcPr>
            </w:tcPrChange>
          </w:tcPr>
          <w:p w:rsidR="007D26F3" w:rsidRPr="00AA5F69" w:rsidRDefault="007D26F3" w:rsidP="005F6ECA">
            <w:pPr>
              <w:bidi/>
              <w:jc w:val="both"/>
              <w:rPr>
                <w:rFonts w:asciiTheme="majorBidi" w:hAnsiTheme="majorBidi" w:cstheme="majorBidi"/>
                <w:sz w:val="28"/>
                <w:szCs w:val="28"/>
                <w:rtl/>
                <w:rPrChange w:id="1716"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PrChange w:id="1717" w:author="Maher" w:date="2026-04-24T00:10:00Z">
                  <w:rPr>
                    <w:rFonts w:ascii="Traditional Arabic" w:hAnsi="Traditional Arabic" w:cs="Traditional Arabic"/>
                    <w:sz w:val="28"/>
                    <w:szCs w:val="28"/>
                  </w:rPr>
                </w:rPrChange>
              </w:rPr>
              <w:t>ScienceDirect – Journal of Building and Environment</w:t>
            </w:r>
          </w:p>
        </w:tc>
        <w:tc>
          <w:tcPr>
            <w:tcW w:w="1001" w:type="dxa"/>
            <w:tcPrChange w:id="1718" w:author="BASHAR FAISAL" w:date="2026-04-19T22:21:00Z">
              <w:tcPr>
                <w:tcW w:w="992" w:type="dxa"/>
              </w:tcPr>
            </w:tcPrChange>
          </w:tcPr>
          <w:p w:rsidR="007D26F3" w:rsidRPr="00AA5F69" w:rsidRDefault="007D26F3" w:rsidP="008779A9">
            <w:pPr>
              <w:bidi/>
              <w:jc w:val="both"/>
              <w:rPr>
                <w:rFonts w:asciiTheme="majorBidi" w:hAnsiTheme="majorBidi" w:cstheme="majorBidi"/>
                <w:sz w:val="28"/>
                <w:szCs w:val="28"/>
                <w:rPrChange w:id="1719" w:author="Maher" w:date="2026-04-24T00:10:00Z">
                  <w:rPr>
                    <w:rFonts w:ascii="Traditional Arabic" w:hAnsi="Traditional Arabic" w:cs="Traditional Arabic"/>
                    <w:sz w:val="28"/>
                    <w:szCs w:val="28"/>
                  </w:rPr>
                </w:rPrChange>
              </w:rPr>
            </w:pPr>
            <w:r w:rsidRPr="00AA5F69">
              <w:rPr>
                <w:rFonts w:asciiTheme="majorBidi" w:hAnsiTheme="majorBidi" w:cstheme="majorBidi"/>
                <w:sz w:val="28"/>
                <w:szCs w:val="28"/>
                <w:rPrChange w:id="1720" w:author="Maher" w:date="2026-04-24T00:10:00Z">
                  <w:rPr>
                    <w:rFonts w:ascii="Traditional Arabic" w:hAnsi="Traditional Arabic" w:cs="Traditional Arabic"/>
                    <w:sz w:val="28"/>
                    <w:szCs w:val="28"/>
                  </w:rPr>
                </w:rPrChange>
              </w:rPr>
              <w:t>2025</w:t>
            </w:r>
          </w:p>
        </w:tc>
        <w:tc>
          <w:tcPr>
            <w:tcW w:w="3549" w:type="dxa"/>
            <w:tcPrChange w:id="1721" w:author="BASHAR FAISAL" w:date="2026-04-19T22:21:00Z">
              <w:tcPr>
                <w:tcW w:w="3683" w:type="dxa"/>
              </w:tcPr>
            </w:tcPrChange>
          </w:tcPr>
          <w:p w:rsidR="007D26F3" w:rsidRPr="00AA5F69" w:rsidRDefault="007D26F3">
            <w:pPr>
              <w:bidi/>
              <w:jc w:val="both"/>
              <w:rPr>
                <w:rFonts w:asciiTheme="majorBidi" w:hAnsiTheme="majorBidi" w:cstheme="majorBidi"/>
                <w:sz w:val="28"/>
                <w:szCs w:val="28"/>
                <w:rtl/>
                <w:rPrChange w:id="1722" w:author="Maher" w:date="2026-04-24T00:10:00Z">
                  <w:rPr>
                    <w:rFonts w:ascii="Traditional Arabic" w:hAnsi="Traditional Arabic" w:cs="Traditional Arabic"/>
                    <w:sz w:val="28"/>
                    <w:szCs w:val="28"/>
                    <w:rtl/>
                  </w:rPr>
                </w:rPrChange>
              </w:rPr>
              <w:pPrChange w:id="1723" w:author="Maher" w:date="2026-04-24T00:10:00Z">
                <w:pPr>
                  <w:bidi/>
                  <w:jc w:val="both"/>
                </w:pPr>
              </w:pPrChange>
            </w:pPr>
            <w:r w:rsidRPr="00AA5F69">
              <w:rPr>
                <w:rFonts w:asciiTheme="majorBidi" w:hAnsiTheme="majorBidi" w:cstheme="majorBidi"/>
                <w:sz w:val="28"/>
                <w:szCs w:val="28"/>
                <w:rtl/>
                <w:rPrChange w:id="1724" w:author="Maher" w:date="2026-04-24T00:10:00Z">
                  <w:rPr>
                    <w:rFonts w:ascii="Traditional Arabic" w:hAnsi="Traditional Arabic" w:cs="Traditional Arabic"/>
                    <w:sz w:val="28"/>
                    <w:szCs w:val="28"/>
                    <w:rtl/>
                  </w:rPr>
                </w:rPrChange>
              </w:rPr>
              <w:t xml:space="preserve">تستخدم الدراسة الرؤية الحاسوبية لتحليل إشغال الطاولات داخل البيئات الداخلية مثل المطاعم عبر كاميرات فيديو ونماذج تعلم عميق مثل </w:t>
            </w:r>
            <w:r w:rsidRPr="00AA5F69">
              <w:rPr>
                <w:rFonts w:asciiTheme="majorBidi" w:hAnsiTheme="majorBidi" w:cstheme="majorBidi"/>
                <w:sz w:val="28"/>
                <w:szCs w:val="28"/>
                <w:rPrChange w:id="1725" w:author="Maher" w:date="2026-04-24T00:10:00Z">
                  <w:rPr>
                    <w:rFonts w:ascii="Traditional Arabic" w:hAnsi="Traditional Arabic" w:cs="Traditional Arabic"/>
                    <w:sz w:val="28"/>
                    <w:szCs w:val="28"/>
                  </w:rPr>
                </w:rPrChange>
              </w:rPr>
              <w:t>YOLO</w:t>
            </w:r>
            <w:r w:rsidRPr="00AA5F69">
              <w:rPr>
                <w:rFonts w:asciiTheme="majorBidi" w:hAnsiTheme="majorBidi" w:cstheme="majorBidi"/>
                <w:sz w:val="28"/>
                <w:szCs w:val="28"/>
                <w:rtl/>
                <w:rPrChange w:id="1726" w:author="Maher" w:date="2026-04-24T00:10:00Z">
                  <w:rPr>
                    <w:rFonts w:ascii="Traditional Arabic" w:hAnsi="Traditional Arabic" w:cs="Traditional Arabic"/>
                    <w:sz w:val="28"/>
                    <w:szCs w:val="28"/>
                    <w:rtl/>
                  </w:rPr>
                </w:rPrChange>
              </w:rPr>
              <w:t xml:space="preserve"> لاستخراج عدد الأشخاص وحالة الإشغال لحظيًا. التحدي: تأثر الدقة بالإضاءة والازدحام وتداخل الأشخاص، مع الحاجة لتخصيص النموذج لكل بيئة. الفجوة: غياب التكامل بين تحليل الإشغال وأنظمة إدارة المطاعم في منصة واحدة تدعم القرار اللحظي.</w:t>
            </w:r>
          </w:p>
        </w:tc>
      </w:tr>
    </w:tbl>
    <w:p w:rsidR="008A3690" w:rsidRDefault="008A3690">
      <w:pPr>
        <w:bidi/>
        <w:jc w:val="both"/>
        <w:rPr>
          <w:ins w:id="1727" w:author="Maher" w:date="2026-04-24T19:03:00Z"/>
          <w:rFonts w:asciiTheme="majorBidi" w:hAnsiTheme="majorBidi" w:cstheme="majorBidi"/>
          <w:sz w:val="28"/>
          <w:szCs w:val="28"/>
          <w:rtl/>
        </w:rPr>
        <w:pPrChange w:id="1728" w:author="Maher" w:date="2026-04-24T00:10:00Z">
          <w:pPr>
            <w:bidi/>
            <w:jc w:val="center"/>
          </w:pPr>
        </w:pPrChange>
      </w:pPr>
    </w:p>
    <w:p w:rsidR="00C8554F" w:rsidRPr="00AA5F69" w:rsidDel="00F20BB4" w:rsidRDefault="008A3690" w:rsidP="005F6ECA">
      <w:pPr>
        <w:bidi/>
        <w:jc w:val="center"/>
        <w:rPr>
          <w:ins w:id="1729" w:author="BASHAR FAISAL" w:date="2026-04-19T22:19:00Z"/>
          <w:del w:id="1730" w:author="Maher" w:date="2026-04-24T00:09:00Z"/>
          <w:rFonts w:asciiTheme="majorBidi" w:hAnsiTheme="majorBidi" w:cstheme="majorBidi"/>
          <w:sz w:val="28"/>
          <w:szCs w:val="28"/>
          <w:rtl/>
        </w:rPr>
      </w:pPr>
      <w:ins w:id="1731" w:author="Maher" w:date="2026-04-24T19:03:00Z">
        <w:r>
          <w:rPr>
            <w:rFonts w:asciiTheme="majorBidi" w:hAnsiTheme="majorBidi" w:cstheme="majorBidi" w:hint="cs"/>
            <w:sz w:val="28"/>
            <w:szCs w:val="28"/>
            <w:rtl/>
          </w:rPr>
          <w:t>(</w:t>
        </w:r>
      </w:ins>
      <w:r w:rsidR="00004F00" w:rsidRPr="00AA5F69">
        <w:rPr>
          <w:rFonts w:asciiTheme="majorBidi" w:hAnsiTheme="majorBidi" w:cstheme="majorBidi"/>
          <w:sz w:val="28"/>
          <w:szCs w:val="28"/>
          <w:rtl/>
          <w:rPrChange w:id="1732" w:author="Maher" w:date="2026-04-24T00:10:00Z">
            <w:rPr>
              <w:rFonts w:ascii="Traditional Arabic" w:hAnsi="Traditional Arabic" w:cs="Traditional Arabic"/>
              <w:sz w:val="28"/>
              <w:szCs w:val="28"/>
              <w:rtl/>
            </w:rPr>
          </w:rPrChange>
        </w:rPr>
        <w:t xml:space="preserve">جدول </w:t>
      </w:r>
      <w:del w:id="1733" w:author="Maher" w:date="2026-04-24T19:03:00Z">
        <w:r w:rsidR="00004F00" w:rsidRPr="00AA5F69" w:rsidDel="008A3690">
          <w:rPr>
            <w:rFonts w:asciiTheme="majorBidi" w:hAnsiTheme="majorBidi" w:cstheme="majorBidi"/>
            <w:sz w:val="28"/>
            <w:szCs w:val="28"/>
            <w:rtl/>
            <w:rPrChange w:id="1734" w:author="Maher" w:date="2026-04-24T00:10:00Z">
              <w:rPr>
                <w:rFonts w:ascii="Traditional Arabic" w:hAnsi="Traditional Arabic" w:cs="Traditional Arabic"/>
                <w:sz w:val="28"/>
                <w:szCs w:val="28"/>
                <w:rtl/>
              </w:rPr>
            </w:rPrChange>
          </w:rPr>
          <w:delText>(2</w:delText>
        </w:r>
      </w:del>
      <w:ins w:id="1735" w:author="Maher" w:date="2026-04-24T19:03:00Z">
        <w:r>
          <w:rPr>
            <w:rFonts w:asciiTheme="majorBidi" w:hAnsiTheme="majorBidi" w:cstheme="majorBidi" w:hint="cs"/>
            <w:sz w:val="28"/>
            <w:szCs w:val="28"/>
            <w:rtl/>
          </w:rPr>
          <w:t>1</w:t>
        </w:r>
      </w:ins>
      <w:del w:id="1736" w:author="Maher" w:date="2026-04-24T19:03:00Z">
        <w:r w:rsidR="00004F00" w:rsidRPr="00AA5F69" w:rsidDel="008A3690">
          <w:rPr>
            <w:rFonts w:asciiTheme="majorBidi" w:hAnsiTheme="majorBidi" w:cstheme="majorBidi"/>
            <w:sz w:val="28"/>
            <w:szCs w:val="28"/>
            <w:rtl/>
            <w:rPrChange w:id="1737" w:author="Maher" w:date="2026-04-24T00:10:00Z">
              <w:rPr>
                <w:rFonts w:ascii="Traditional Arabic" w:hAnsi="Traditional Arabic" w:cs="Traditional Arabic"/>
                <w:sz w:val="28"/>
                <w:szCs w:val="28"/>
                <w:rtl/>
              </w:rPr>
            </w:rPrChange>
          </w:rPr>
          <w:delText>.</w:delText>
        </w:r>
      </w:del>
      <w:ins w:id="1738" w:author="Maher" w:date="2026-04-24T19:03:00Z">
        <w:r>
          <w:rPr>
            <w:rFonts w:asciiTheme="majorBidi" w:hAnsiTheme="majorBidi" w:cstheme="majorBidi" w:hint="cs"/>
            <w:sz w:val="28"/>
            <w:szCs w:val="28"/>
            <w:rtl/>
          </w:rPr>
          <w:t>-2</w:t>
        </w:r>
      </w:ins>
      <w:del w:id="1739" w:author="Maher" w:date="2026-04-24T19:03:00Z">
        <w:r w:rsidR="00004F00" w:rsidRPr="00AA5F69" w:rsidDel="008A3690">
          <w:rPr>
            <w:rFonts w:asciiTheme="majorBidi" w:hAnsiTheme="majorBidi" w:cstheme="majorBidi"/>
            <w:sz w:val="28"/>
            <w:szCs w:val="28"/>
            <w:rtl/>
            <w:rPrChange w:id="1740" w:author="Maher" w:date="2026-04-24T00:10:00Z">
              <w:rPr>
                <w:rFonts w:ascii="Traditional Arabic" w:hAnsi="Traditional Arabic" w:cs="Traditional Arabic"/>
                <w:sz w:val="28"/>
                <w:szCs w:val="28"/>
                <w:rtl/>
              </w:rPr>
            </w:rPrChange>
          </w:rPr>
          <w:delText>1):</w:delText>
        </w:r>
      </w:del>
      <w:r w:rsidR="00004F00" w:rsidRPr="00AA5F69">
        <w:rPr>
          <w:rFonts w:asciiTheme="majorBidi" w:hAnsiTheme="majorBidi" w:cstheme="majorBidi"/>
          <w:sz w:val="28"/>
          <w:szCs w:val="28"/>
          <w:rtl/>
          <w:rPrChange w:id="1741" w:author="Maher" w:date="2026-04-24T00:10:00Z">
            <w:rPr>
              <w:rFonts w:ascii="Traditional Arabic" w:hAnsi="Traditional Arabic" w:cs="Traditional Arabic"/>
              <w:sz w:val="28"/>
              <w:szCs w:val="28"/>
              <w:rtl/>
            </w:rPr>
          </w:rPrChange>
        </w:rPr>
        <w:t xml:space="preserve"> الدراسات السابقة المتعلقة بأنظمة المطاعم الذكية وتطبيقات الرؤية الحاسوبي</w:t>
      </w:r>
      <w:r w:rsidR="00004F00" w:rsidRPr="00AA5F69">
        <w:rPr>
          <w:rFonts w:asciiTheme="majorBidi" w:hAnsiTheme="majorBidi" w:cstheme="majorBidi" w:hint="eastAsia"/>
          <w:sz w:val="28"/>
          <w:szCs w:val="28"/>
          <w:rtl/>
          <w:rPrChange w:id="1742" w:author="Maher" w:date="2026-04-24T00:10:00Z">
            <w:rPr>
              <w:rFonts w:ascii="Traditional Arabic" w:hAnsi="Traditional Arabic" w:cs="Traditional Arabic" w:hint="eastAsia"/>
              <w:sz w:val="28"/>
              <w:szCs w:val="28"/>
              <w:rtl/>
            </w:rPr>
          </w:rPrChange>
        </w:rPr>
        <w:t>ة</w:t>
      </w:r>
      <w:ins w:id="1743" w:author="Maher" w:date="2026-04-24T19:03:00Z">
        <w:r>
          <w:rPr>
            <w:rFonts w:asciiTheme="majorBidi" w:hAnsiTheme="majorBidi" w:cstheme="majorBidi" w:hint="cs"/>
            <w:sz w:val="28"/>
            <w:szCs w:val="28"/>
            <w:rtl/>
          </w:rPr>
          <w:t>)</w:t>
        </w:r>
      </w:ins>
    </w:p>
    <w:p w:rsidR="00E02A6C" w:rsidRPr="00AA5F69" w:rsidRDefault="00E02A6C" w:rsidP="008779A9">
      <w:pPr>
        <w:bidi/>
        <w:jc w:val="center"/>
        <w:rPr>
          <w:rFonts w:asciiTheme="majorBidi" w:hAnsiTheme="majorBidi" w:cstheme="majorBidi"/>
          <w:sz w:val="28"/>
          <w:szCs w:val="28"/>
          <w:rtl/>
          <w:rPrChange w:id="1744" w:author="Maher" w:date="2026-04-24T00:10:00Z">
            <w:rPr>
              <w:rFonts w:ascii="Traditional Arabic" w:hAnsi="Traditional Arabic" w:cs="Traditional Arabic"/>
              <w:sz w:val="28"/>
              <w:szCs w:val="28"/>
              <w:rtl/>
            </w:rPr>
          </w:rPrChange>
        </w:rPr>
      </w:pPr>
    </w:p>
    <w:p w:rsidR="001D4C08" w:rsidRPr="00AA5F69" w:rsidDel="00ED46C2" w:rsidRDefault="001D4C08" w:rsidP="008A3690">
      <w:pPr>
        <w:bidi/>
        <w:jc w:val="both"/>
        <w:rPr>
          <w:del w:id="1745" w:author="BASHAR FAISAL" w:date="2026-04-19T18:11:00Z"/>
          <w:rFonts w:asciiTheme="majorBidi" w:hAnsiTheme="majorBidi" w:cstheme="majorBidi"/>
          <w:sz w:val="28"/>
          <w:szCs w:val="28"/>
          <w:rtl/>
          <w:rPrChange w:id="1746" w:author="Maher" w:date="2026-04-24T00:10:00Z">
            <w:rPr>
              <w:del w:id="1747" w:author="BASHAR FAISAL" w:date="2026-04-19T18:11:00Z"/>
              <w:rFonts w:ascii="Traditional Arabic" w:hAnsi="Traditional Arabic" w:cs="Traditional Arabic"/>
              <w:b/>
              <w:bCs/>
              <w:sz w:val="28"/>
              <w:szCs w:val="28"/>
              <w:rtl/>
            </w:rPr>
          </w:rPrChange>
        </w:rPr>
      </w:pPr>
      <w:del w:id="1748" w:author="BASHAR FAISAL" w:date="2026-04-19T18:11:00Z">
        <w:r w:rsidRPr="00AA5F69" w:rsidDel="00ED46C2">
          <w:rPr>
            <w:rFonts w:asciiTheme="majorBidi" w:hAnsiTheme="majorBidi" w:cstheme="majorBidi"/>
            <w:sz w:val="28"/>
            <w:szCs w:val="28"/>
            <w:rPrChange w:id="1749" w:author="Maher" w:date="2026-04-24T00:10:00Z">
              <w:rPr>
                <w:rFonts w:ascii="Traditional Arabic" w:hAnsi="Traditional Arabic" w:cs="Traditional Arabic"/>
                <w:b/>
                <w:bCs/>
                <w:sz w:val="28"/>
                <w:szCs w:val="28"/>
              </w:rPr>
            </w:rPrChange>
          </w:rPr>
          <w:delText xml:space="preserve">2.5.3 </w:delText>
        </w:r>
        <w:r w:rsidRPr="00AA5F69" w:rsidDel="00ED46C2">
          <w:rPr>
            <w:rFonts w:asciiTheme="majorBidi" w:hAnsiTheme="majorBidi" w:cstheme="majorBidi"/>
            <w:sz w:val="28"/>
            <w:szCs w:val="28"/>
            <w:rtl/>
            <w:rPrChange w:id="1750" w:author="Maher" w:date="2026-04-24T00:10:00Z">
              <w:rPr>
                <w:rFonts w:ascii="Traditional Arabic" w:hAnsi="Traditional Arabic" w:cs="Traditional Arabic"/>
                <w:b/>
                <w:bCs/>
                <w:sz w:val="28"/>
                <w:szCs w:val="28"/>
                <w:rtl/>
              </w:rPr>
            </w:rPrChange>
          </w:rPr>
          <w:delText>دراسات الفجوة الغذائية والأمن الغذائي العربي</w:delText>
        </w:r>
      </w:del>
    </w:p>
    <w:p w:rsidR="001D4C08" w:rsidRPr="00AA5F69" w:rsidDel="00ED46C2" w:rsidRDefault="001D4C08" w:rsidP="005F6ECA">
      <w:pPr>
        <w:bidi/>
        <w:jc w:val="both"/>
        <w:rPr>
          <w:del w:id="1751" w:author="BASHAR FAISAL" w:date="2026-04-19T18:11:00Z"/>
          <w:rFonts w:asciiTheme="majorBidi" w:hAnsiTheme="majorBidi" w:cstheme="majorBidi"/>
          <w:sz w:val="28"/>
          <w:szCs w:val="28"/>
          <w:rtl/>
          <w:rPrChange w:id="1752" w:author="Maher" w:date="2026-04-24T00:10:00Z">
            <w:rPr>
              <w:del w:id="1753" w:author="BASHAR FAISAL" w:date="2026-04-19T18:11:00Z"/>
              <w:rFonts w:ascii="Traditional Arabic" w:hAnsi="Traditional Arabic" w:cs="Traditional Arabic"/>
              <w:sz w:val="28"/>
              <w:szCs w:val="28"/>
              <w:rtl/>
            </w:rPr>
          </w:rPrChange>
        </w:rPr>
      </w:pPr>
      <w:del w:id="1754" w:author="BASHAR FAISAL" w:date="2026-04-19T18:11:00Z">
        <w:r w:rsidRPr="00AA5F69" w:rsidDel="00ED46C2">
          <w:rPr>
            <w:rFonts w:asciiTheme="majorBidi" w:hAnsiTheme="majorBidi" w:cstheme="majorBidi"/>
            <w:sz w:val="28"/>
            <w:szCs w:val="28"/>
            <w:rtl/>
            <w:rPrChange w:id="1755" w:author="Maher" w:date="2026-04-24T00:10:00Z">
              <w:rPr>
                <w:rFonts w:ascii="Traditional Arabic" w:hAnsi="Traditional Arabic" w:cs="Traditional Arabic"/>
                <w:sz w:val="28"/>
                <w:szCs w:val="28"/>
                <w:rtl/>
              </w:rPr>
            </w:rPrChange>
          </w:rPr>
          <w:delText xml:space="preserve">أشارت دراسات أكاديمية حديثة (مثل دراسة حسين وجمال، 2021) إلى أن الفجوة الغذائية في المنطقة العربية لا تعود فقط لنقص الموارد، بل لسوء إدارة الفائض وغياب التنسيق الرقمي الفعال بين المنتج والمستهلك </w:delText>
        </w:r>
      </w:del>
      <w:del w:id="1756" w:author="BASHAR FAISAL" w:date="2026-04-19T16:57:00Z">
        <w:r w:rsidR="00D83C89" w:rsidRPr="00AA5F69" w:rsidDel="0023069A">
          <w:rPr>
            <w:rFonts w:asciiTheme="majorBidi" w:hAnsiTheme="majorBidi" w:cstheme="majorBidi"/>
            <w:sz w:val="28"/>
            <w:szCs w:val="28"/>
            <w:rtl/>
            <w:rPrChange w:id="1757" w:author="Maher" w:date="2026-04-24T00:10:00Z">
              <w:rPr>
                <w:rFonts w:ascii="Traditional Arabic" w:hAnsi="Traditional Arabic" w:cs="Traditional Arabic"/>
                <w:sz w:val="28"/>
                <w:szCs w:val="28"/>
                <w:rtl/>
              </w:rPr>
            </w:rPrChange>
          </w:rPr>
          <w:delText>(</w:delText>
        </w:r>
        <w:r w:rsidRPr="00AA5F69" w:rsidDel="0023069A">
          <w:rPr>
            <w:rFonts w:asciiTheme="majorBidi" w:hAnsiTheme="majorBidi" w:cstheme="majorBidi"/>
            <w:sz w:val="28"/>
            <w:szCs w:val="28"/>
            <w:rtl/>
            <w:rPrChange w:id="1758" w:author="Maher" w:date="2026-04-24T00:10:00Z">
              <w:rPr>
                <w:rFonts w:ascii="Traditional Arabic" w:hAnsi="Traditional Arabic" w:cs="Traditional Arabic"/>
                <w:sz w:val="28"/>
                <w:szCs w:val="28"/>
                <w:rtl/>
              </w:rPr>
            </w:rPrChange>
          </w:rPr>
          <w:delText>10).</w:delText>
        </w:r>
      </w:del>
      <w:del w:id="1759" w:author="BASHAR FAISAL" w:date="2026-04-19T18:11:00Z">
        <w:r w:rsidRPr="00AA5F69" w:rsidDel="00ED46C2">
          <w:rPr>
            <w:rFonts w:asciiTheme="majorBidi" w:hAnsiTheme="majorBidi" w:cstheme="majorBidi"/>
            <w:sz w:val="28"/>
            <w:szCs w:val="28"/>
            <w:rtl/>
            <w:rPrChange w:id="1760" w:author="Maher" w:date="2026-04-24T00:10:00Z">
              <w:rPr>
                <w:rFonts w:ascii="Traditional Arabic" w:hAnsi="Traditional Arabic" w:cs="Traditional Arabic"/>
                <w:sz w:val="28"/>
                <w:szCs w:val="28"/>
                <w:rtl/>
              </w:rPr>
            </w:rPrChange>
          </w:rPr>
          <w:delText xml:space="preserve"> كما أكدت تقارير منظمة "فاو</w:delText>
        </w:r>
        <w:r w:rsidRPr="00AA5F69" w:rsidDel="00ED46C2">
          <w:rPr>
            <w:rFonts w:asciiTheme="majorBidi" w:hAnsiTheme="majorBidi" w:cstheme="majorBidi"/>
            <w:sz w:val="28"/>
            <w:szCs w:val="28"/>
            <w:rPrChange w:id="1761" w:author="Maher" w:date="2026-04-24T00:10:00Z">
              <w:rPr>
                <w:rFonts w:ascii="Traditional Arabic" w:hAnsi="Traditional Arabic" w:cs="Traditional Arabic"/>
                <w:sz w:val="28"/>
                <w:szCs w:val="28"/>
              </w:rPr>
            </w:rPrChange>
          </w:rPr>
          <w:delText xml:space="preserve">" (FAO) </w:delText>
        </w:r>
        <w:r w:rsidRPr="00AA5F69" w:rsidDel="00ED46C2">
          <w:rPr>
            <w:rFonts w:asciiTheme="majorBidi" w:hAnsiTheme="majorBidi" w:cstheme="majorBidi"/>
            <w:sz w:val="28"/>
            <w:szCs w:val="28"/>
            <w:rtl/>
            <w:rPrChange w:id="1762" w:author="Maher" w:date="2026-04-24T00:10:00Z">
              <w:rPr>
                <w:rFonts w:ascii="Traditional Arabic" w:hAnsi="Traditional Arabic" w:cs="Traditional Arabic"/>
                <w:sz w:val="28"/>
                <w:szCs w:val="28"/>
                <w:rtl/>
              </w:rPr>
            </w:rPrChange>
          </w:rPr>
          <w:delText>أن رقمنة سلاسل الإمداد الغذائي هي المفتاح لتقليل الهدر بنسبة 50% بحلول عام 2030. تبرز هنا الحاجة الماسة لمنصات مثل "عاون" التي لا تكتفي برصد الفائض، بل تدير دورة حياته بالكامل</w:delText>
        </w:r>
        <w:r w:rsidRPr="00AA5F69" w:rsidDel="00ED46C2">
          <w:rPr>
            <w:rFonts w:asciiTheme="majorBidi" w:hAnsiTheme="majorBidi" w:cstheme="majorBidi"/>
            <w:sz w:val="28"/>
            <w:szCs w:val="28"/>
            <w:rPrChange w:id="1763" w:author="Maher" w:date="2026-04-24T00:10:00Z">
              <w:rPr>
                <w:rFonts w:ascii="Traditional Arabic" w:hAnsi="Traditional Arabic" w:cs="Traditional Arabic"/>
                <w:sz w:val="28"/>
                <w:szCs w:val="28"/>
              </w:rPr>
            </w:rPrChange>
          </w:rPr>
          <w:delText xml:space="preserve"> (End-to-End Life Cycle) </w:delText>
        </w:r>
        <w:r w:rsidRPr="00AA5F69" w:rsidDel="00ED46C2">
          <w:rPr>
            <w:rFonts w:asciiTheme="majorBidi" w:hAnsiTheme="majorBidi" w:cstheme="majorBidi"/>
            <w:sz w:val="28"/>
            <w:szCs w:val="28"/>
            <w:rtl/>
            <w:rPrChange w:id="1764" w:author="Maher" w:date="2026-04-24T00:10:00Z">
              <w:rPr>
                <w:rFonts w:ascii="Traditional Arabic" w:hAnsi="Traditional Arabic" w:cs="Traditional Arabic"/>
                <w:sz w:val="28"/>
                <w:szCs w:val="28"/>
                <w:rtl/>
              </w:rPr>
            </w:rPrChange>
          </w:rPr>
          <w:delText>بدءاً من الرصد الآلي، مروراً بالتسويق أو التبرع، وصولاً للتسليم الموثق</w:delText>
        </w:r>
      </w:del>
      <w:del w:id="1765" w:author="BASHAR FAISAL" w:date="2026-04-19T16:58:00Z">
        <w:r w:rsidRPr="00AA5F69" w:rsidDel="0023069A">
          <w:rPr>
            <w:rFonts w:asciiTheme="majorBidi" w:hAnsiTheme="majorBidi" w:cstheme="majorBidi"/>
            <w:sz w:val="28"/>
            <w:szCs w:val="28"/>
            <w:rtl/>
            <w:rPrChange w:id="1766" w:author="Maher" w:date="2026-04-24T00:10:00Z">
              <w:rPr>
                <w:rFonts w:ascii="Traditional Arabic" w:hAnsi="Traditional Arabic" w:cs="Traditional Arabic"/>
                <w:sz w:val="28"/>
                <w:szCs w:val="28"/>
                <w:rtl/>
              </w:rPr>
            </w:rPrChange>
          </w:rPr>
          <w:delText xml:space="preserve"> </w:delText>
        </w:r>
        <w:r w:rsidR="00D83C89" w:rsidRPr="00AA5F69" w:rsidDel="0023069A">
          <w:rPr>
            <w:rFonts w:asciiTheme="majorBidi" w:hAnsiTheme="majorBidi" w:cstheme="majorBidi"/>
            <w:sz w:val="28"/>
            <w:szCs w:val="28"/>
            <w:rtl/>
            <w:rPrChange w:id="1767" w:author="Maher" w:date="2026-04-24T00:10:00Z">
              <w:rPr>
                <w:rFonts w:ascii="Traditional Arabic" w:hAnsi="Traditional Arabic" w:cs="Traditional Arabic"/>
                <w:sz w:val="28"/>
                <w:szCs w:val="28"/>
                <w:rtl/>
              </w:rPr>
            </w:rPrChange>
          </w:rPr>
          <w:delText>(</w:delText>
        </w:r>
        <w:r w:rsidRPr="00AA5F69" w:rsidDel="0023069A">
          <w:rPr>
            <w:rFonts w:asciiTheme="majorBidi" w:hAnsiTheme="majorBidi" w:cstheme="majorBidi"/>
            <w:sz w:val="28"/>
            <w:szCs w:val="28"/>
            <w:rtl/>
            <w:rPrChange w:id="1768" w:author="Maher" w:date="2026-04-24T00:10:00Z">
              <w:rPr>
                <w:rFonts w:ascii="Traditional Arabic" w:hAnsi="Traditional Arabic" w:cs="Traditional Arabic"/>
                <w:sz w:val="28"/>
                <w:szCs w:val="28"/>
                <w:rtl/>
              </w:rPr>
            </w:rPrChange>
          </w:rPr>
          <w:delText>6</w:delText>
        </w:r>
        <w:r w:rsidR="00D83C89" w:rsidRPr="00AA5F69" w:rsidDel="0023069A">
          <w:rPr>
            <w:rFonts w:asciiTheme="majorBidi" w:hAnsiTheme="majorBidi" w:cstheme="majorBidi"/>
            <w:sz w:val="28"/>
            <w:szCs w:val="28"/>
            <w:rtl/>
            <w:rPrChange w:id="1769" w:author="Maher" w:date="2026-04-24T00:10:00Z">
              <w:rPr>
                <w:rFonts w:ascii="Traditional Arabic" w:hAnsi="Traditional Arabic" w:cs="Traditional Arabic"/>
                <w:sz w:val="28"/>
                <w:szCs w:val="28"/>
                <w:rtl/>
              </w:rPr>
            </w:rPrChange>
          </w:rPr>
          <w:delText>)</w:delText>
        </w:r>
      </w:del>
      <w:del w:id="1770" w:author="BASHAR FAISAL" w:date="2026-04-19T16:57:00Z">
        <w:r w:rsidRPr="00AA5F69" w:rsidDel="0023069A">
          <w:rPr>
            <w:rFonts w:asciiTheme="majorBidi" w:hAnsiTheme="majorBidi" w:cstheme="majorBidi"/>
            <w:sz w:val="28"/>
            <w:szCs w:val="28"/>
            <w:rPrChange w:id="1771" w:author="Maher" w:date="2026-04-24T00:10:00Z">
              <w:rPr>
                <w:rFonts w:ascii="Traditional Arabic" w:hAnsi="Traditional Arabic" w:cs="Traditional Arabic"/>
                <w:sz w:val="28"/>
                <w:szCs w:val="28"/>
              </w:rPr>
            </w:rPrChange>
          </w:rPr>
          <w:delText xml:space="preserve"> </w:delText>
        </w:r>
        <w:r w:rsidR="00D83C89" w:rsidRPr="00AA5F69" w:rsidDel="0023069A">
          <w:rPr>
            <w:rFonts w:asciiTheme="majorBidi" w:hAnsiTheme="majorBidi" w:cstheme="majorBidi"/>
            <w:sz w:val="28"/>
            <w:szCs w:val="28"/>
            <w:rPrChange w:id="1772" w:author="Maher" w:date="2026-04-24T00:10:00Z">
              <w:rPr>
                <w:rFonts w:ascii="Traditional Arabic" w:hAnsi="Traditional Arabic" w:cs="Traditional Arabic"/>
                <w:sz w:val="28"/>
                <w:szCs w:val="28"/>
              </w:rPr>
            </w:rPrChange>
          </w:rPr>
          <w:delText>(</w:delText>
        </w:r>
        <w:r w:rsidRPr="00AA5F69" w:rsidDel="0023069A">
          <w:rPr>
            <w:rFonts w:asciiTheme="majorBidi" w:hAnsiTheme="majorBidi" w:cstheme="majorBidi"/>
            <w:sz w:val="28"/>
            <w:szCs w:val="28"/>
            <w:rPrChange w:id="1773" w:author="Maher" w:date="2026-04-24T00:10:00Z">
              <w:rPr>
                <w:rFonts w:ascii="Traditional Arabic" w:hAnsi="Traditional Arabic" w:cs="Traditional Arabic"/>
                <w:sz w:val="28"/>
                <w:szCs w:val="28"/>
              </w:rPr>
            </w:rPrChange>
          </w:rPr>
          <w:delText>10).</w:delText>
        </w:r>
      </w:del>
    </w:p>
    <w:p w:rsidR="001D4C08" w:rsidRPr="00AA5F69" w:rsidDel="00ED46C2" w:rsidRDefault="001D4C08" w:rsidP="008779A9">
      <w:pPr>
        <w:bidi/>
        <w:jc w:val="both"/>
        <w:rPr>
          <w:del w:id="1774" w:author="BASHAR FAISAL" w:date="2026-04-19T18:11:00Z"/>
          <w:rFonts w:asciiTheme="majorBidi" w:hAnsiTheme="majorBidi" w:cstheme="majorBidi"/>
          <w:sz w:val="28"/>
          <w:szCs w:val="28"/>
          <w:rtl/>
          <w:rPrChange w:id="1775" w:author="Maher" w:date="2026-04-24T00:10:00Z">
            <w:rPr>
              <w:del w:id="1776" w:author="BASHAR FAISAL" w:date="2026-04-19T18:11:00Z"/>
              <w:rFonts w:ascii="Traditional Arabic" w:hAnsi="Traditional Arabic" w:cs="Traditional Arabic"/>
              <w:b/>
              <w:bCs/>
              <w:sz w:val="28"/>
              <w:szCs w:val="28"/>
              <w:rtl/>
            </w:rPr>
          </w:rPrChange>
        </w:rPr>
      </w:pPr>
      <w:del w:id="1777" w:author="BASHAR FAISAL" w:date="2026-04-19T18:11:00Z">
        <w:r w:rsidRPr="00AA5F69" w:rsidDel="00ED46C2">
          <w:rPr>
            <w:rFonts w:asciiTheme="majorBidi" w:hAnsiTheme="majorBidi" w:cstheme="majorBidi"/>
            <w:sz w:val="28"/>
            <w:szCs w:val="28"/>
            <w:rPrChange w:id="1778" w:author="Maher" w:date="2026-04-24T00:10:00Z">
              <w:rPr>
                <w:rFonts w:ascii="Traditional Arabic" w:hAnsi="Traditional Arabic" w:cs="Traditional Arabic"/>
                <w:sz w:val="28"/>
                <w:szCs w:val="28"/>
              </w:rPr>
            </w:rPrChange>
          </w:rPr>
          <w:delText xml:space="preserve"> </w:delText>
        </w:r>
        <w:r w:rsidRPr="00AA5F69" w:rsidDel="00ED46C2">
          <w:rPr>
            <w:rFonts w:asciiTheme="majorBidi" w:hAnsiTheme="majorBidi" w:cstheme="majorBidi"/>
            <w:sz w:val="28"/>
            <w:szCs w:val="28"/>
            <w:rPrChange w:id="1779" w:author="Maher" w:date="2026-04-24T00:10:00Z">
              <w:rPr>
                <w:rFonts w:ascii="Traditional Arabic" w:hAnsi="Traditional Arabic" w:cs="Traditional Arabic"/>
                <w:b/>
                <w:bCs/>
                <w:sz w:val="28"/>
                <w:szCs w:val="28"/>
              </w:rPr>
            </w:rPrChange>
          </w:rPr>
          <w:delText xml:space="preserve">2.5.4 </w:delText>
        </w:r>
        <w:r w:rsidRPr="00AA5F69" w:rsidDel="00ED46C2">
          <w:rPr>
            <w:rFonts w:asciiTheme="majorBidi" w:hAnsiTheme="majorBidi" w:cstheme="majorBidi"/>
            <w:sz w:val="28"/>
            <w:szCs w:val="28"/>
            <w:rtl/>
            <w:rPrChange w:id="1780" w:author="Maher" w:date="2026-04-24T00:10:00Z">
              <w:rPr>
                <w:rFonts w:ascii="Traditional Arabic" w:hAnsi="Traditional Arabic" w:cs="Traditional Arabic"/>
                <w:b/>
                <w:bCs/>
                <w:sz w:val="28"/>
                <w:szCs w:val="28"/>
                <w:rtl/>
              </w:rPr>
            </w:rPrChange>
          </w:rPr>
          <w:delText>المبادرات الحكومية و</w:delText>
        </w:r>
        <w:r w:rsidR="00D83C89" w:rsidRPr="00AA5F69" w:rsidDel="00ED46C2">
          <w:rPr>
            <w:rFonts w:asciiTheme="majorBidi" w:hAnsiTheme="majorBidi" w:cstheme="majorBidi"/>
            <w:sz w:val="28"/>
            <w:szCs w:val="28"/>
            <w:rtl/>
            <w:rPrChange w:id="1781" w:author="Maher" w:date="2026-04-24T00:10:00Z">
              <w:rPr>
                <w:rFonts w:ascii="Traditional Arabic" w:hAnsi="Traditional Arabic" w:cs="Traditional Arabic"/>
                <w:b/>
                <w:bCs/>
                <w:sz w:val="28"/>
                <w:szCs w:val="28"/>
                <w:rtl/>
              </w:rPr>
            </w:rPrChange>
          </w:rPr>
          <w:delText>الخيرية (قطر، السعودية، الأردن)</w:delText>
        </w:r>
      </w:del>
    </w:p>
    <w:p w:rsidR="001D4C08" w:rsidRPr="00AA5F69" w:rsidDel="00ED46C2" w:rsidRDefault="00497E48">
      <w:pPr>
        <w:bidi/>
        <w:jc w:val="both"/>
        <w:rPr>
          <w:del w:id="1782" w:author="BASHAR FAISAL" w:date="2026-04-19T18:12:00Z"/>
          <w:rFonts w:asciiTheme="majorBidi" w:hAnsiTheme="majorBidi" w:cstheme="majorBidi"/>
          <w:sz w:val="28"/>
          <w:szCs w:val="28"/>
          <w:rtl/>
          <w:rPrChange w:id="1783" w:author="Maher" w:date="2026-04-24T00:10:00Z">
            <w:rPr>
              <w:del w:id="1784" w:author="BASHAR FAISAL" w:date="2026-04-19T18:12:00Z"/>
              <w:rFonts w:ascii="Traditional Arabic" w:hAnsi="Traditional Arabic" w:cs="Traditional Arabic"/>
              <w:sz w:val="28"/>
              <w:szCs w:val="28"/>
              <w:rtl/>
            </w:rPr>
          </w:rPrChange>
        </w:rPr>
        <w:pPrChange w:id="1785" w:author="Maher" w:date="2026-04-24T00:10:00Z">
          <w:pPr>
            <w:bidi/>
            <w:jc w:val="both"/>
          </w:pPr>
        </w:pPrChange>
      </w:pPr>
      <w:del w:id="1786" w:author="BASHAR FAISAL" w:date="2026-04-19T18:11:00Z">
        <w:r w:rsidRPr="00AA5F69" w:rsidDel="00ED46C2">
          <w:rPr>
            <w:rFonts w:asciiTheme="majorBidi" w:hAnsiTheme="majorBidi" w:cstheme="majorBidi" w:hint="eastAsia"/>
            <w:sz w:val="28"/>
            <w:szCs w:val="28"/>
            <w:rtl/>
            <w:rPrChange w:id="1787" w:author="Maher" w:date="2026-04-24T00:10:00Z">
              <w:rPr>
                <w:rFonts w:ascii="Traditional Arabic" w:hAnsi="Traditional Arabic" w:cs="Traditional Arabic" w:hint="eastAsia"/>
                <w:sz w:val="28"/>
                <w:szCs w:val="28"/>
                <w:rtl/>
              </w:rPr>
            </w:rPrChange>
          </w:rPr>
          <w:delText>م</w:delText>
        </w:r>
        <w:r w:rsidR="001D4C08" w:rsidRPr="00AA5F69" w:rsidDel="00ED46C2">
          <w:rPr>
            <w:rFonts w:asciiTheme="majorBidi" w:hAnsiTheme="majorBidi" w:cstheme="majorBidi"/>
            <w:sz w:val="28"/>
            <w:szCs w:val="28"/>
            <w:rtl/>
            <w:rPrChange w:id="1788" w:author="Maher" w:date="2026-04-24T00:10:00Z">
              <w:rPr>
                <w:rFonts w:ascii="Traditional Arabic" w:hAnsi="Traditional Arabic" w:cs="Traditional Arabic"/>
                <w:sz w:val="28"/>
                <w:szCs w:val="28"/>
                <w:rtl/>
              </w:rPr>
            </w:rPrChange>
          </w:rPr>
          <w:delText>بادرات قطر والسعودية: تبرز جمعيات مثل "حفظ النعمة" التي تعمل على جمع الفائض من الفنادق والمناسبات الكبرى وتوزيعه. هذه المبادرات ناجحة جداً في العمل الميداني ولها أثر مجتمعي ملموس. ومع ذلك، تفتقر غالباً للمنصات الرقمية الموحدة التي تتيح للمطاعم الصغيرة والمتوسطة المشاركة بمرونة لحظية، كما أنها تعتمد على النقل التقليدي الذي قد لا يكون كفؤاً في حالات الفائض اليومي السريع والمتفرق. تبرز الحاجة هنا لنظام لوجستي ذكي</w:delText>
        </w:r>
        <w:r w:rsidR="001D4C08" w:rsidRPr="00AA5F69" w:rsidDel="00ED46C2">
          <w:rPr>
            <w:rFonts w:asciiTheme="majorBidi" w:hAnsiTheme="majorBidi" w:cstheme="majorBidi"/>
            <w:sz w:val="28"/>
            <w:szCs w:val="28"/>
            <w:rPrChange w:id="1789" w:author="Maher" w:date="2026-04-24T00:10:00Z">
              <w:rPr>
                <w:rFonts w:ascii="Traditional Arabic" w:hAnsi="Traditional Arabic" w:cs="Traditional Arabic"/>
                <w:sz w:val="28"/>
                <w:szCs w:val="28"/>
              </w:rPr>
            </w:rPrChange>
          </w:rPr>
          <w:delText xml:space="preserve"> (Crowdsourced Delivery) </w:delText>
        </w:r>
        <w:r w:rsidR="001D4C08" w:rsidRPr="00AA5F69" w:rsidDel="00ED46C2">
          <w:rPr>
            <w:rFonts w:asciiTheme="majorBidi" w:hAnsiTheme="majorBidi" w:cstheme="majorBidi"/>
            <w:sz w:val="28"/>
            <w:szCs w:val="28"/>
            <w:rtl/>
            <w:rPrChange w:id="1790" w:author="Maher" w:date="2026-04-24T00:10:00Z">
              <w:rPr>
                <w:rFonts w:ascii="Traditional Arabic" w:hAnsi="Traditional Arabic" w:cs="Traditional Arabic"/>
                <w:sz w:val="28"/>
                <w:szCs w:val="28"/>
                <w:rtl/>
              </w:rPr>
            </w:rPrChange>
          </w:rPr>
          <w:delText>يربط المتطوعين أو الموصلين المحترفين بعمليات التوزيع لضمان السرعة والجودة</w:delText>
        </w:r>
      </w:del>
      <w:del w:id="1791" w:author="BASHAR FAISAL" w:date="2026-04-19T16:58:00Z">
        <w:r w:rsidR="001D4C08" w:rsidRPr="00AA5F69" w:rsidDel="0023069A">
          <w:rPr>
            <w:rFonts w:asciiTheme="majorBidi" w:hAnsiTheme="majorBidi" w:cstheme="majorBidi"/>
            <w:sz w:val="28"/>
            <w:szCs w:val="28"/>
            <w:rPrChange w:id="1792" w:author="Maher" w:date="2026-04-24T00:10:00Z">
              <w:rPr>
                <w:rFonts w:ascii="Traditional Arabic" w:hAnsi="Traditional Arabic" w:cs="Traditional Arabic"/>
                <w:sz w:val="28"/>
                <w:szCs w:val="28"/>
              </w:rPr>
            </w:rPrChange>
          </w:rPr>
          <w:delText xml:space="preserve"> </w:delText>
        </w:r>
      </w:del>
      <w:ins w:id="1793" w:author="BASHAR FAISAL" w:date="2026-04-19T16:58:00Z">
        <w:r w:rsidR="0023069A" w:rsidRPr="00AA5F69" w:rsidDel="0023069A">
          <w:rPr>
            <w:rFonts w:asciiTheme="majorBidi" w:hAnsiTheme="majorBidi" w:cstheme="majorBidi"/>
            <w:sz w:val="28"/>
            <w:szCs w:val="28"/>
            <w:rPrChange w:id="1794" w:author="Maher" w:date="2026-04-24T00:10:00Z">
              <w:rPr>
                <w:rFonts w:ascii="Traditional Arabic" w:hAnsi="Traditional Arabic" w:cs="Traditional Arabic"/>
                <w:sz w:val="28"/>
                <w:szCs w:val="28"/>
              </w:rPr>
            </w:rPrChange>
          </w:rPr>
          <w:t xml:space="preserve"> </w:t>
        </w:r>
      </w:ins>
      <w:del w:id="1795" w:author="BASHAR FAISAL" w:date="2026-04-19T16:58:00Z">
        <w:r w:rsidR="00D83C89" w:rsidRPr="00AA5F69" w:rsidDel="0023069A">
          <w:rPr>
            <w:rFonts w:asciiTheme="majorBidi" w:hAnsiTheme="majorBidi" w:cstheme="majorBidi"/>
            <w:sz w:val="28"/>
            <w:szCs w:val="28"/>
            <w:rPrChange w:id="1796" w:author="Maher" w:date="2026-04-24T00:10:00Z">
              <w:rPr>
                <w:rFonts w:ascii="Traditional Arabic" w:hAnsi="Traditional Arabic" w:cs="Traditional Arabic"/>
                <w:sz w:val="28"/>
                <w:szCs w:val="28"/>
              </w:rPr>
            </w:rPrChange>
          </w:rPr>
          <w:delText>(</w:delText>
        </w:r>
        <w:r w:rsidR="001D4C08" w:rsidRPr="00AA5F69" w:rsidDel="0023069A">
          <w:rPr>
            <w:rFonts w:asciiTheme="majorBidi" w:hAnsiTheme="majorBidi" w:cstheme="majorBidi"/>
            <w:sz w:val="28"/>
            <w:szCs w:val="28"/>
            <w:rPrChange w:id="1797" w:author="Maher" w:date="2026-04-24T00:10:00Z">
              <w:rPr>
                <w:rFonts w:ascii="Traditional Arabic" w:hAnsi="Traditional Arabic" w:cs="Traditional Arabic"/>
                <w:sz w:val="28"/>
                <w:szCs w:val="28"/>
              </w:rPr>
            </w:rPrChange>
          </w:rPr>
          <w:delText>9)</w:delText>
        </w:r>
      </w:del>
      <w:del w:id="1798" w:author="BASHAR FAISAL" w:date="2026-04-19T18:12:00Z">
        <w:r w:rsidR="001D4C08" w:rsidRPr="00AA5F69" w:rsidDel="00ED46C2">
          <w:rPr>
            <w:rFonts w:asciiTheme="majorBidi" w:hAnsiTheme="majorBidi" w:cstheme="majorBidi"/>
            <w:sz w:val="28"/>
            <w:szCs w:val="28"/>
            <w:rPrChange w:id="1799" w:author="Maher" w:date="2026-04-24T00:10:00Z">
              <w:rPr>
                <w:rFonts w:ascii="Traditional Arabic" w:hAnsi="Traditional Arabic" w:cs="Traditional Arabic"/>
                <w:sz w:val="28"/>
                <w:szCs w:val="28"/>
              </w:rPr>
            </w:rPrChange>
          </w:rPr>
          <w:delText>.</w:delText>
        </w:r>
      </w:del>
    </w:p>
    <w:p w:rsidR="001D4C08" w:rsidRPr="00AA5F69" w:rsidRDefault="001D4C08">
      <w:pPr>
        <w:bidi/>
        <w:jc w:val="both"/>
        <w:rPr>
          <w:rFonts w:asciiTheme="majorBidi" w:hAnsiTheme="majorBidi" w:cstheme="majorBidi"/>
          <w:sz w:val="28"/>
          <w:szCs w:val="28"/>
          <w:rtl/>
          <w:rPrChange w:id="1800" w:author="Maher" w:date="2026-04-24T00:10:00Z">
            <w:rPr>
              <w:rFonts w:ascii="Traditional Arabic" w:hAnsi="Traditional Arabic" w:cs="Traditional Arabic"/>
              <w:b/>
              <w:bCs/>
              <w:sz w:val="28"/>
              <w:szCs w:val="28"/>
              <w:rtl/>
            </w:rPr>
          </w:rPrChange>
        </w:rPr>
        <w:pPrChange w:id="1801" w:author="Maher" w:date="2026-04-24T00:10:00Z">
          <w:pPr>
            <w:bidi/>
            <w:jc w:val="both"/>
          </w:pPr>
        </w:pPrChange>
      </w:pPr>
      <w:del w:id="1802" w:author="BASHAR FAISAL" w:date="2026-04-19T18:12:00Z">
        <w:r w:rsidRPr="00AA5F69" w:rsidDel="00ED46C2">
          <w:rPr>
            <w:rFonts w:asciiTheme="majorBidi" w:hAnsiTheme="majorBidi" w:cstheme="majorBidi"/>
            <w:sz w:val="28"/>
            <w:szCs w:val="28"/>
            <w:rPrChange w:id="1803" w:author="Maher" w:date="2026-04-24T00:10:00Z">
              <w:rPr>
                <w:rFonts w:ascii="Traditional Arabic" w:hAnsi="Traditional Arabic" w:cs="Traditional Arabic"/>
                <w:sz w:val="28"/>
                <w:szCs w:val="28"/>
              </w:rPr>
            </w:rPrChange>
          </w:rPr>
          <w:delText xml:space="preserve"> </w:delText>
        </w:r>
      </w:del>
      <w:r w:rsidRPr="00AA5F69">
        <w:rPr>
          <w:rFonts w:asciiTheme="majorBidi" w:hAnsiTheme="majorBidi" w:cstheme="majorBidi"/>
          <w:sz w:val="28"/>
          <w:szCs w:val="28"/>
          <w:rPrChange w:id="1804" w:author="Maher" w:date="2026-04-24T00:10:00Z">
            <w:rPr>
              <w:rFonts w:ascii="Traditional Arabic" w:hAnsi="Traditional Arabic" w:cs="Traditional Arabic"/>
              <w:b/>
              <w:bCs/>
              <w:sz w:val="28"/>
              <w:szCs w:val="28"/>
            </w:rPr>
          </w:rPrChange>
        </w:rPr>
        <w:t>2.</w:t>
      </w:r>
      <w:del w:id="1805" w:author="BASHAR FAISAL" w:date="2026-04-19T18:13:00Z">
        <w:r w:rsidRPr="00AA5F69" w:rsidDel="00ED46C2">
          <w:rPr>
            <w:rFonts w:asciiTheme="majorBidi" w:hAnsiTheme="majorBidi" w:cstheme="majorBidi"/>
            <w:sz w:val="28"/>
            <w:szCs w:val="28"/>
            <w:rPrChange w:id="1806" w:author="Maher" w:date="2026-04-24T00:10:00Z">
              <w:rPr>
                <w:rFonts w:ascii="Traditional Arabic" w:hAnsi="Traditional Arabic" w:cs="Traditional Arabic"/>
                <w:b/>
                <w:bCs/>
                <w:sz w:val="28"/>
                <w:szCs w:val="28"/>
              </w:rPr>
            </w:rPrChange>
          </w:rPr>
          <w:delText>5</w:delText>
        </w:r>
      </w:del>
      <w:ins w:id="1807" w:author="BASHAR FAISAL" w:date="2026-04-19T18:13:00Z">
        <w:r w:rsidR="00ED46C2" w:rsidRPr="00AA5F69">
          <w:rPr>
            <w:rFonts w:asciiTheme="majorBidi" w:hAnsiTheme="majorBidi" w:cstheme="majorBidi"/>
            <w:sz w:val="28"/>
            <w:szCs w:val="28"/>
            <w:rPrChange w:id="1808" w:author="Maher" w:date="2026-04-24T00:10:00Z">
              <w:rPr>
                <w:rFonts w:ascii="Traditional Arabic" w:hAnsi="Traditional Arabic" w:cs="Traditional Arabic"/>
                <w:b/>
                <w:bCs/>
                <w:sz w:val="28"/>
                <w:szCs w:val="28"/>
              </w:rPr>
            </w:rPrChange>
          </w:rPr>
          <w:t>4</w:t>
        </w:r>
      </w:ins>
      <w:r w:rsidRPr="00AA5F69">
        <w:rPr>
          <w:rFonts w:asciiTheme="majorBidi" w:hAnsiTheme="majorBidi" w:cstheme="majorBidi"/>
          <w:sz w:val="28"/>
          <w:szCs w:val="28"/>
          <w:rPrChange w:id="1809" w:author="Maher" w:date="2026-04-24T00:10:00Z">
            <w:rPr>
              <w:rFonts w:ascii="Traditional Arabic" w:hAnsi="Traditional Arabic" w:cs="Traditional Arabic"/>
              <w:b/>
              <w:bCs/>
              <w:sz w:val="28"/>
              <w:szCs w:val="28"/>
            </w:rPr>
          </w:rPrChange>
        </w:rPr>
        <w:t>.</w:t>
      </w:r>
      <w:del w:id="1810" w:author="BASHAR FAISAL" w:date="2026-04-19T18:13:00Z">
        <w:r w:rsidRPr="00AA5F69" w:rsidDel="00ED46C2">
          <w:rPr>
            <w:rFonts w:asciiTheme="majorBidi" w:hAnsiTheme="majorBidi" w:cstheme="majorBidi"/>
            <w:sz w:val="28"/>
            <w:szCs w:val="28"/>
            <w:rPrChange w:id="1811" w:author="Maher" w:date="2026-04-24T00:10:00Z">
              <w:rPr>
                <w:rFonts w:ascii="Traditional Arabic" w:hAnsi="Traditional Arabic" w:cs="Traditional Arabic"/>
                <w:b/>
                <w:bCs/>
                <w:sz w:val="28"/>
                <w:szCs w:val="28"/>
              </w:rPr>
            </w:rPrChange>
          </w:rPr>
          <w:delText xml:space="preserve">5 </w:delText>
        </w:r>
      </w:del>
      <w:ins w:id="1812" w:author="BASHAR FAISAL" w:date="2026-04-19T18:13:00Z">
        <w:r w:rsidR="00ED46C2" w:rsidRPr="00AA5F69">
          <w:rPr>
            <w:rFonts w:asciiTheme="majorBidi" w:hAnsiTheme="majorBidi" w:cstheme="majorBidi"/>
            <w:sz w:val="28"/>
            <w:szCs w:val="28"/>
            <w:rPrChange w:id="1813" w:author="Maher" w:date="2026-04-24T00:10:00Z">
              <w:rPr>
                <w:rFonts w:ascii="Traditional Arabic" w:hAnsi="Traditional Arabic" w:cs="Traditional Arabic"/>
                <w:b/>
                <w:bCs/>
                <w:sz w:val="28"/>
                <w:szCs w:val="28"/>
              </w:rPr>
            </w:rPrChange>
          </w:rPr>
          <w:t xml:space="preserve">1 </w:t>
        </w:r>
      </w:ins>
      <w:r w:rsidRPr="00AA5F69">
        <w:rPr>
          <w:rFonts w:asciiTheme="majorBidi" w:hAnsiTheme="majorBidi" w:cstheme="majorBidi"/>
          <w:sz w:val="28"/>
          <w:szCs w:val="28"/>
          <w:rtl/>
          <w:rPrChange w:id="1814" w:author="Maher" w:date="2026-04-24T00:10:00Z">
            <w:rPr>
              <w:rFonts w:ascii="Traditional Arabic" w:hAnsi="Traditional Arabic" w:cs="Traditional Arabic"/>
              <w:b/>
              <w:bCs/>
              <w:sz w:val="28"/>
              <w:szCs w:val="28"/>
              <w:rtl/>
            </w:rPr>
          </w:rPrChange>
        </w:rPr>
        <w:t>الفجوة الب</w:t>
      </w:r>
      <w:r w:rsidR="00D83C89" w:rsidRPr="00AA5F69">
        <w:rPr>
          <w:rFonts w:asciiTheme="majorBidi" w:hAnsiTheme="majorBidi" w:cstheme="majorBidi"/>
          <w:sz w:val="28"/>
          <w:szCs w:val="28"/>
          <w:rtl/>
          <w:rPrChange w:id="1815" w:author="Maher" w:date="2026-04-24T00:10:00Z">
            <w:rPr>
              <w:rFonts w:ascii="Traditional Arabic" w:hAnsi="Traditional Arabic" w:cs="Traditional Arabic"/>
              <w:b/>
              <w:bCs/>
              <w:sz w:val="28"/>
              <w:szCs w:val="28"/>
              <w:rtl/>
            </w:rPr>
          </w:rPrChange>
        </w:rPr>
        <w:t>حثية والقيمة المضافة لمنصة عاون</w:t>
      </w:r>
    </w:p>
    <w:p w:rsidR="001D4C08" w:rsidRPr="00AA5F69" w:rsidRDefault="001D4C08">
      <w:pPr>
        <w:bidi/>
        <w:jc w:val="both"/>
        <w:rPr>
          <w:rFonts w:asciiTheme="majorBidi" w:hAnsiTheme="majorBidi" w:cstheme="majorBidi"/>
          <w:sz w:val="28"/>
          <w:szCs w:val="28"/>
          <w:rtl/>
          <w:rPrChange w:id="1816" w:author="Maher" w:date="2026-04-24T00:10:00Z">
            <w:rPr>
              <w:rFonts w:ascii="Traditional Arabic" w:hAnsi="Traditional Arabic" w:cs="Traditional Arabic"/>
              <w:sz w:val="28"/>
              <w:szCs w:val="28"/>
              <w:rtl/>
            </w:rPr>
          </w:rPrChange>
        </w:rPr>
        <w:pPrChange w:id="1817" w:author="Maher" w:date="2026-04-24T00:10:00Z">
          <w:pPr>
            <w:bidi/>
            <w:jc w:val="both"/>
          </w:pPr>
        </w:pPrChange>
      </w:pPr>
      <w:r w:rsidRPr="00AA5F69">
        <w:rPr>
          <w:rFonts w:asciiTheme="majorBidi" w:hAnsiTheme="majorBidi" w:cstheme="majorBidi"/>
          <w:sz w:val="28"/>
          <w:szCs w:val="28"/>
          <w:rtl/>
          <w:rPrChange w:id="1818" w:author="Maher" w:date="2026-04-24T00:10:00Z">
            <w:rPr>
              <w:rFonts w:ascii="Traditional Arabic" w:hAnsi="Traditional Arabic" w:cs="Traditional Arabic"/>
              <w:sz w:val="28"/>
              <w:szCs w:val="28"/>
              <w:rtl/>
            </w:rPr>
          </w:rPrChange>
        </w:rPr>
        <w:t>من خلال تحليل الدراسات والمبادرات السابقة، يمكن تحديد الفجوة البحثية والتقنية في النقاط التالية</w:t>
      </w:r>
      <w:r w:rsidRPr="00AA5F69">
        <w:rPr>
          <w:rFonts w:asciiTheme="majorBidi" w:hAnsiTheme="majorBidi" w:cstheme="majorBidi"/>
          <w:sz w:val="28"/>
          <w:szCs w:val="28"/>
          <w:rPrChange w:id="1819" w:author="Maher" w:date="2026-04-24T00:10:00Z">
            <w:rPr>
              <w:rFonts w:ascii="Traditional Arabic" w:hAnsi="Traditional Arabic" w:cs="Traditional Arabic"/>
              <w:sz w:val="28"/>
              <w:szCs w:val="28"/>
            </w:rPr>
          </w:rPrChange>
        </w:rPr>
        <w:t xml:space="preserve"> </w:t>
      </w:r>
      <w:ins w:id="1820" w:author="BASHAR FAISAL" w:date="2026-04-19T16:58:00Z">
        <w:r w:rsidR="0023069A" w:rsidRPr="00AA5F69">
          <w:rPr>
            <w:rFonts w:asciiTheme="majorBidi" w:hAnsiTheme="majorBidi" w:cstheme="majorBidi"/>
            <w:sz w:val="28"/>
            <w:szCs w:val="28"/>
            <w:rtl/>
            <w:rPrChange w:id="1821" w:author="Maher" w:date="2026-04-24T00:10:00Z">
              <w:rPr>
                <w:rFonts w:ascii="Traditional Arabic" w:hAnsi="Traditional Arabic" w:cs="Traditional Arabic"/>
                <w:sz w:val="28"/>
                <w:szCs w:val="28"/>
                <w:rtl/>
              </w:rPr>
            </w:rPrChange>
          </w:rPr>
          <w:t>:</w:t>
        </w:r>
      </w:ins>
      <w:del w:id="1822" w:author="BASHAR FAISAL" w:date="2026-04-19T16:58:00Z">
        <w:r w:rsidR="00D83C89" w:rsidRPr="00AA5F69" w:rsidDel="0023069A">
          <w:rPr>
            <w:rFonts w:asciiTheme="majorBidi" w:hAnsiTheme="majorBidi" w:cstheme="majorBidi"/>
            <w:sz w:val="28"/>
            <w:szCs w:val="28"/>
            <w:rPrChange w:id="1823" w:author="Maher" w:date="2026-04-24T00:10:00Z">
              <w:rPr>
                <w:rFonts w:ascii="Traditional Arabic" w:hAnsi="Traditional Arabic" w:cs="Traditional Arabic"/>
                <w:sz w:val="28"/>
                <w:szCs w:val="28"/>
              </w:rPr>
            </w:rPrChange>
          </w:rPr>
          <w:delText>(</w:delText>
        </w:r>
        <w:r w:rsidRPr="00AA5F69" w:rsidDel="0023069A">
          <w:rPr>
            <w:rFonts w:asciiTheme="majorBidi" w:hAnsiTheme="majorBidi" w:cstheme="majorBidi"/>
            <w:sz w:val="28"/>
            <w:szCs w:val="28"/>
            <w:rPrChange w:id="1824" w:author="Maher" w:date="2026-04-24T00:10:00Z">
              <w:rPr>
                <w:rFonts w:ascii="Traditional Arabic" w:hAnsi="Traditional Arabic" w:cs="Traditional Arabic"/>
                <w:sz w:val="28"/>
                <w:szCs w:val="28"/>
              </w:rPr>
            </w:rPrChange>
          </w:rPr>
          <w:delText>6):</w:delText>
        </w:r>
      </w:del>
    </w:p>
    <w:p w:rsidR="001D4C08" w:rsidRPr="00AA5F69" w:rsidRDefault="001D4C08" w:rsidP="008A3690">
      <w:pPr>
        <w:pStyle w:val="a3"/>
        <w:numPr>
          <w:ilvl w:val="0"/>
          <w:numId w:val="68"/>
        </w:numPr>
        <w:bidi/>
        <w:jc w:val="both"/>
        <w:rPr>
          <w:rFonts w:asciiTheme="majorBidi" w:hAnsiTheme="majorBidi" w:cstheme="majorBidi"/>
          <w:sz w:val="28"/>
          <w:szCs w:val="28"/>
          <w:rtl/>
          <w:rPrChange w:id="1825"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tl/>
          <w:rPrChange w:id="1826" w:author="Maher" w:date="2026-04-24T00:10:00Z">
            <w:rPr>
              <w:rFonts w:ascii="Traditional Arabic" w:hAnsi="Traditional Arabic" w:cs="Traditional Arabic"/>
              <w:sz w:val="28"/>
              <w:szCs w:val="28"/>
              <w:rtl/>
            </w:rPr>
          </w:rPrChange>
        </w:rPr>
        <w:t>غياب التكامل الشامل</w:t>
      </w:r>
      <w:r w:rsidRPr="00AA5F69">
        <w:rPr>
          <w:rFonts w:asciiTheme="majorBidi" w:hAnsiTheme="majorBidi" w:cstheme="majorBidi"/>
          <w:sz w:val="28"/>
          <w:szCs w:val="28"/>
          <w:rPrChange w:id="1827" w:author="Maher" w:date="2026-04-24T00:10:00Z">
            <w:rPr>
              <w:rFonts w:ascii="Traditional Arabic" w:hAnsi="Traditional Arabic" w:cs="Traditional Arabic"/>
              <w:sz w:val="28"/>
              <w:szCs w:val="28"/>
            </w:rPr>
          </w:rPrChange>
        </w:rPr>
        <w:t xml:space="preserve"> (The Integration Gap): </w:t>
      </w:r>
      <w:r w:rsidRPr="00AA5F69">
        <w:rPr>
          <w:rFonts w:asciiTheme="majorBidi" w:hAnsiTheme="majorBidi" w:cstheme="majorBidi"/>
          <w:sz w:val="28"/>
          <w:szCs w:val="28"/>
          <w:rtl/>
          <w:rPrChange w:id="1828" w:author="Maher" w:date="2026-04-24T00:10:00Z">
            <w:rPr>
              <w:rFonts w:ascii="Traditional Arabic" w:hAnsi="Traditional Arabic" w:cs="Traditional Arabic"/>
              <w:sz w:val="28"/>
              <w:szCs w:val="28"/>
              <w:rtl/>
            </w:rPr>
          </w:rPrChange>
        </w:rPr>
        <w:t>معظم الحلول الحالية إما "تجارية بحتة" (بيع الفائض) أو "خيرية بحتة" (جمع التبرعات)، ولا يوجد نظام تقني يدمج بينهما مع نظام إدارة المطعم</w:t>
      </w:r>
      <w:r w:rsidRPr="00AA5F69">
        <w:rPr>
          <w:rFonts w:asciiTheme="majorBidi" w:hAnsiTheme="majorBidi" w:cstheme="majorBidi"/>
          <w:sz w:val="28"/>
          <w:szCs w:val="28"/>
          <w:rPrChange w:id="1829" w:author="Maher" w:date="2026-04-24T00:10:00Z">
            <w:rPr>
              <w:rFonts w:ascii="Traditional Arabic" w:hAnsi="Traditional Arabic" w:cs="Traditional Arabic"/>
              <w:sz w:val="28"/>
              <w:szCs w:val="28"/>
            </w:rPr>
          </w:rPrChange>
        </w:rPr>
        <w:t xml:space="preserve"> (RMS) </w:t>
      </w:r>
      <w:r w:rsidRPr="00AA5F69">
        <w:rPr>
          <w:rFonts w:asciiTheme="majorBidi" w:hAnsiTheme="majorBidi" w:cstheme="majorBidi"/>
          <w:sz w:val="28"/>
          <w:szCs w:val="28"/>
          <w:rtl/>
          <w:rPrChange w:id="1830" w:author="Maher" w:date="2026-04-24T00:10:00Z">
            <w:rPr>
              <w:rFonts w:ascii="Traditional Arabic" w:hAnsi="Traditional Arabic" w:cs="Traditional Arabic"/>
              <w:sz w:val="28"/>
              <w:szCs w:val="28"/>
              <w:rtl/>
            </w:rPr>
          </w:rPrChange>
        </w:rPr>
        <w:t>في منصة موحدة تخدم جميع الأطراف</w:t>
      </w:r>
      <w:r w:rsidRPr="00AA5F69">
        <w:rPr>
          <w:rFonts w:asciiTheme="majorBidi" w:hAnsiTheme="majorBidi" w:cstheme="majorBidi"/>
          <w:sz w:val="28"/>
          <w:szCs w:val="28"/>
          <w:rPrChange w:id="1831" w:author="Maher" w:date="2026-04-24T00:10:00Z">
            <w:rPr>
              <w:rFonts w:ascii="Traditional Arabic" w:hAnsi="Traditional Arabic" w:cs="Traditional Arabic"/>
              <w:sz w:val="28"/>
              <w:szCs w:val="28"/>
            </w:rPr>
          </w:rPrChange>
        </w:rPr>
        <w:t xml:space="preserve"> </w:t>
      </w:r>
      <w:ins w:id="1832" w:author="BASHAR FAISAL" w:date="2026-04-19T16:59:00Z">
        <w:r w:rsidR="0023069A" w:rsidRPr="00AA5F69">
          <w:rPr>
            <w:rFonts w:asciiTheme="majorBidi" w:hAnsiTheme="majorBidi" w:cstheme="majorBidi"/>
            <w:sz w:val="28"/>
            <w:szCs w:val="28"/>
            <w:rtl/>
            <w:rPrChange w:id="1833" w:author="Maher" w:date="2026-04-24T00:10:00Z">
              <w:rPr>
                <w:rFonts w:ascii="Traditional Arabic" w:hAnsi="Traditional Arabic" w:cs="Traditional Arabic"/>
                <w:sz w:val="28"/>
                <w:szCs w:val="28"/>
                <w:rtl/>
              </w:rPr>
            </w:rPrChange>
          </w:rPr>
          <w:t>.</w:t>
        </w:r>
      </w:ins>
      <w:del w:id="1834" w:author="BASHAR FAISAL" w:date="2026-04-19T16:59:00Z">
        <w:r w:rsidR="00D83C89" w:rsidRPr="00AA5F69" w:rsidDel="0023069A">
          <w:rPr>
            <w:rFonts w:asciiTheme="majorBidi" w:hAnsiTheme="majorBidi" w:cstheme="majorBidi"/>
            <w:sz w:val="28"/>
            <w:szCs w:val="28"/>
            <w:rPrChange w:id="1835" w:author="Maher" w:date="2026-04-24T00:10:00Z">
              <w:rPr>
                <w:rFonts w:ascii="Traditional Arabic" w:hAnsi="Traditional Arabic" w:cs="Traditional Arabic"/>
                <w:sz w:val="28"/>
                <w:szCs w:val="28"/>
              </w:rPr>
            </w:rPrChange>
          </w:rPr>
          <w:delText>(</w:delText>
        </w:r>
        <w:r w:rsidRPr="00AA5F69" w:rsidDel="0023069A">
          <w:rPr>
            <w:rFonts w:asciiTheme="majorBidi" w:hAnsiTheme="majorBidi" w:cstheme="majorBidi"/>
            <w:sz w:val="28"/>
            <w:szCs w:val="28"/>
            <w:rPrChange w:id="1836" w:author="Maher" w:date="2026-04-24T00:10:00Z">
              <w:rPr>
                <w:rFonts w:ascii="Traditional Arabic" w:hAnsi="Traditional Arabic" w:cs="Traditional Arabic"/>
                <w:sz w:val="28"/>
                <w:szCs w:val="28"/>
              </w:rPr>
            </w:rPrChange>
          </w:rPr>
          <w:delText>6).</w:delText>
        </w:r>
      </w:del>
    </w:p>
    <w:p w:rsidR="001D4C08" w:rsidRPr="00AA5F69" w:rsidRDefault="001D4C08" w:rsidP="005F6ECA">
      <w:pPr>
        <w:pStyle w:val="a3"/>
        <w:numPr>
          <w:ilvl w:val="0"/>
          <w:numId w:val="68"/>
        </w:numPr>
        <w:bidi/>
        <w:jc w:val="both"/>
        <w:rPr>
          <w:rFonts w:asciiTheme="majorBidi" w:hAnsiTheme="majorBidi" w:cstheme="majorBidi"/>
          <w:sz w:val="28"/>
          <w:szCs w:val="28"/>
          <w:rtl/>
          <w:rPrChange w:id="1837" w:author="Maher" w:date="2026-04-24T00:10:00Z">
            <w:rPr>
              <w:rFonts w:ascii="Traditional Arabic" w:hAnsi="Traditional Arabic" w:cs="Traditional Arabic"/>
              <w:sz w:val="28"/>
              <w:szCs w:val="28"/>
              <w:rtl/>
            </w:rPr>
          </w:rPrChange>
        </w:rPr>
      </w:pPr>
      <w:r w:rsidRPr="00AA5F69">
        <w:rPr>
          <w:rFonts w:asciiTheme="majorBidi" w:hAnsiTheme="majorBidi" w:cstheme="majorBidi"/>
          <w:sz w:val="28"/>
          <w:szCs w:val="28"/>
          <w:rtl/>
          <w:rPrChange w:id="1838" w:author="Maher" w:date="2026-04-24T00:10:00Z">
            <w:rPr>
              <w:rFonts w:ascii="Traditional Arabic" w:hAnsi="Traditional Arabic" w:cs="Traditional Arabic"/>
              <w:sz w:val="28"/>
              <w:szCs w:val="28"/>
              <w:rtl/>
            </w:rPr>
          </w:rPrChange>
        </w:rPr>
        <w:t>ضعف الشفافية اللحظية</w:t>
      </w:r>
      <w:r w:rsidRPr="00AA5F69">
        <w:rPr>
          <w:rFonts w:asciiTheme="majorBidi" w:hAnsiTheme="majorBidi" w:cstheme="majorBidi"/>
          <w:sz w:val="28"/>
          <w:szCs w:val="28"/>
          <w:rPrChange w:id="1839" w:author="Maher" w:date="2026-04-24T00:10:00Z">
            <w:rPr>
              <w:rFonts w:ascii="Traditional Arabic" w:hAnsi="Traditional Arabic" w:cs="Traditional Arabic"/>
              <w:sz w:val="28"/>
              <w:szCs w:val="28"/>
            </w:rPr>
          </w:rPrChange>
        </w:rPr>
        <w:t xml:space="preserve"> (The Transparency Gap): </w:t>
      </w:r>
      <w:r w:rsidRPr="00AA5F69">
        <w:rPr>
          <w:rFonts w:asciiTheme="majorBidi" w:hAnsiTheme="majorBidi" w:cstheme="majorBidi"/>
          <w:sz w:val="28"/>
          <w:szCs w:val="28"/>
          <w:rtl/>
          <w:rPrChange w:id="1840" w:author="Maher" w:date="2026-04-24T00:10:00Z">
            <w:rPr>
              <w:rFonts w:ascii="Traditional Arabic" w:hAnsi="Traditional Arabic" w:cs="Traditional Arabic"/>
              <w:sz w:val="28"/>
              <w:szCs w:val="28"/>
              <w:rtl/>
            </w:rPr>
          </w:rPrChange>
        </w:rPr>
        <w:t>هناك فجوة في تتبع وصول الدعم للمستحقين بشكل مباشر وموثق رقمياً بعيداً عن البيروقراطية التقليدية، وهو ما تعالجه "عاون" عبر نظام التتبع اللحظي والـ</w:t>
      </w:r>
      <w:r w:rsidR="00480EEA" w:rsidRPr="00AA5F69">
        <w:rPr>
          <w:rFonts w:asciiTheme="majorBidi" w:hAnsiTheme="majorBidi" w:cstheme="majorBidi"/>
          <w:sz w:val="28"/>
          <w:szCs w:val="28"/>
          <w:rPrChange w:id="1841" w:author="Maher" w:date="2026-04-24T00:10:00Z">
            <w:rPr>
              <w:rFonts w:ascii="Traditional Arabic" w:hAnsi="Traditional Arabic" w:cs="Traditional Arabic"/>
              <w:sz w:val="28"/>
              <w:szCs w:val="28"/>
            </w:rPr>
          </w:rPrChange>
        </w:rPr>
        <w:t xml:space="preserve"> OTP</w:t>
      </w:r>
      <w:r w:rsidR="00480EEA" w:rsidRPr="00AA5F69">
        <w:rPr>
          <w:rFonts w:asciiTheme="majorBidi" w:hAnsiTheme="majorBidi" w:cstheme="majorBidi"/>
          <w:sz w:val="28"/>
          <w:szCs w:val="28"/>
          <w:rtl/>
          <w:rPrChange w:id="1842" w:author="Maher" w:date="2026-04-24T00:10:00Z">
            <w:rPr>
              <w:rFonts w:ascii="Traditional Arabic" w:hAnsi="Traditional Arabic" w:cs="Traditional Arabic"/>
              <w:sz w:val="28"/>
              <w:szCs w:val="28"/>
              <w:rtl/>
            </w:rPr>
          </w:rPrChange>
        </w:rPr>
        <w:t>.</w:t>
      </w:r>
      <w:r w:rsidR="00480EEA" w:rsidRPr="00AA5F69">
        <w:rPr>
          <w:rFonts w:asciiTheme="majorBidi" w:hAnsiTheme="majorBidi" w:cstheme="majorBidi"/>
          <w:sz w:val="28"/>
          <w:szCs w:val="28"/>
          <w:rPrChange w:id="1843" w:author="Maher" w:date="2026-04-24T00:10:00Z">
            <w:rPr>
              <w:rFonts w:ascii="Traditional Arabic" w:hAnsi="Traditional Arabic" w:cs="Traditional Arabic"/>
              <w:sz w:val="28"/>
              <w:szCs w:val="28"/>
            </w:rPr>
          </w:rPrChange>
        </w:rPr>
        <w:t xml:space="preserve"> </w:t>
      </w:r>
      <w:del w:id="1844" w:author="BASHAR FAISAL" w:date="2026-04-19T16:59:00Z">
        <w:r w:rsidR="00480EEA" w:rsidRPr="00AA5F69" w:rsidDel="0023069A">
          <w:rPr>
            <w:rFonts w:asciiTheme="majorBidi" w:hAnsiTheme="majorBidi" w:cstheme="majorBidi"/>
            <w:sz w:val="28"/>
            <w:szCs w:val="28"/>
            <w:rPrChange w:id="1845" w:author="Maher" w:date="2026-04-24T00:10:00Z">
              <w:rPr>
                <w:rFonts w:ascii="Traditional Arabic" w:hAnsi="Traditional Arabic" w:cs="Traditional Arabic"/>
                <w:sz w:val="28"/>
                <w:szCs w:val="28"/>
              </w:rPr>
            </w:rPrChange>
          </w:rPr>
          <w:delText>(13)</w:delText>
        </w:r>
      </w:del>
    </w:p>
    <w:p w:rsidR="001D4C08" w:rsidRPr="00AA5F69" w:rsidRDefault="001D4C08">
      <w:pPr>
        <w:bidi/>
        <w:jc w:val="both"/>
        <w:rPr>
          <w:rFonts w:asciiTheme="majorBidi" w:hAnsiTheme="majorBidi" w:cstheme="majorBidi"/>
          <w:sz w:val="28"/>
          <w:szCs w:val="28"/>
          <w:rtl/>
          <w:rPrChange w:id="1846" w:author="Maher" w:date="2026-04-24T00:10:00Z">
            <w:rPr>
              <w:rtl/>
            </w:rPr>
          </w:rPrChange>
        </w:rPr>
        <w:pPrChange w:id="1847" w:author="Maher" w:date="2026-04-24T00:10:00Z">
          <w:pPr>
            <w:pStyle w:val="a3"/>
            <w:numPr>
              <w:numId w:val="68"/>
            </w:numPr>
            <w:bidi/>
            <w:ind w:hanging="360"/>
            <w:jc w:val="both"/>
          </w:pPr>
        </w:pPrChange>
      </w:pPr>
      <w:r w:rsidRPr="00AA5F69">
        <w:rPr>
          <w:rFonts w:asciiTheme="majorBidi" w:hAnsiTheme="majorBidi" w:cstheme="majorBidi"/>
          <w:sz w:val="28"/>
          <w:szCs w:val="28"/>
          <w:rtl/>
          <w:rPrChange w:id="1848" w:author="Maher" w:date="2026-04-24T00:10:00Z">
            <w:rPr>
              <w:rtl/>
            </w:rPr>
          </w:rPrChange>
        </w:rPr>
        <w:t>تتمثل القيمة المضافة لمنصة "عاون" في</w:t>
      </w:r>
      <w:r w:rsidRPr="00AA5F69">
        <w:rPr>
          <w:rFonts w:asciiTheme="majorBidi" w:hAnsiTheme="majorBidi" w:cstheme="majorBidi"/>
          <w:sz w:val="28"/>
          <w:szCs w:val="28"/>
          <w:rPrChange w:id="1849" w:author="Maher" w:date="2026-04-24T00:10:00Z">
            <w:rPr/>
          </w:rPrChange>
        </w:rPr>
        <w:t>:</w:t>
      </w:r>
    </w:p>
    <w:p w:rsidR="001D4C08" w:rsidRPr="00AA5F69" w:rsidRDefault="001D4C08">
      <w:pPr>
        <w:pStyle w:val="a3"/>
        <w:numPr>
          <w:ilvl w:val="0"/>
          <w:numId w:val="74"/>
        </w:numPr>
        <w:bidi/>
        <w:jc w:val="both"/>
        <w:rPr>
          <w:rFonts w:asciiTheme="majorBidi" w:hAnsiTheme="majorBidi" w:cstheme="majorBidi"/>
          <w:sz w:val="28"/>
          <w:szCs w:val="28"/>
          <w:rtl/>
          <w:rPrChange w:id="1850" w:author="Maher" w:date="2026-04-24T00:10:00Z">
            <w:rPr>
              <w:rtl/>
            </w:rPr>
          </w:rPrChange>
        </w:rPr>
        <w:pPrChange w:id="1851" w:author="Maher" w:date="2026-04-24T00:10:00Z">
          <w:pPr>
            <w:pStyle w:val="a3"/>
            <w:numPr>
              <w:numId w:val="68"/>
            </w:numPr>
            <w:bidi/>
            <w:ind w:hanging="360"/>
            <w:jc w:val="both"/>
          </w:pPr>
        </w:pPrChange>
      </w:pPr>
      <w:r w:rsidRPr="00AA5F69">
        <w:rPr>
          <w:rFonts w:asciiTheme="majorBidi" w:hAnsiTheme="majorBidi" w:cstheme="majorBidi"/>
          <w:sz w:val="28"/>
          <w:szCs w:val="28"/>
          <w:rtl/>
          <w:rPrChange w:id="1852" w:author="Maher" w:date="2026-04-24T00:10:00Z">
            <w:rPr>
              <w:rtl/>
            </w:rPr>
          </w:rPrChange>
        </w:rPr>
        <w:t>تقديم نموذج هجين</w:t>
      </w:r>
      <w:r w:rsidRPr="00AA5F69">
        <w:rPr>
          <w:rFonts w:asciiTheme="majorBidi" w:hAnsiTheme="majorBidi" w:cstheme="majorBidi"/>
          <w:sz w:val="28"/>
          <w:szCs w:val="28"/>
          <w:rPrChange w:id="1853" w:author="Maher" w:date="2026-04-24T00:10:00Z">
            <w:rPr/>
          </w:rPrChange>
        </w:rPr>
        <w:t xml:space="preserve"> (B2C &amp; B2P) </w:t>
      </w:r>
      <w:r w:rsidRPr="00AA5F69">
        <w:rPr>
          <w:rFonts w:asciiTheme="majorBidi" w:hAnsiTheme="majorBidi" w:cstheme="majorBidi"/>
          <w:sz w:val="28"/>
          <w:szCs w:val="28"/>
          <w:rtl/>
          <w:rPrChange w:id="1854" w:author="Maher" w:date="2026-04-24T00:10:00Z">
            <w:rPr>
              <w:rtl/>
            </w:rPr>
          </w:rPrChange>
        </w:rPr>
        <w:t>يضمن الاستدامة المالية (عبر المبيعات) والأثر الاجتماعي (عبر التبرعات)</w:t>
      </w:r>
      <w:r w:rsidRPr="00AA5F69">
        <w:rPr>
          <w:rFonts w:asciiTheme="majorBidi" w:hAnsiTheme="majorBidi" w:cstheme="majorBidi"/>
          <w:sz w:val="28"/>
          <w:szCs w:val="28"/>
          <w:rPrChange w:id="1855" w:author="Maher" w:date="2026-04-24T00:10:00Z">
            <w:rPr/>
          </w:rPrChange>
        </w:rPr>
        <w:t xml:space="preserve"> </w:t>
      </w:r>
      <w:ins w:id="1856" w:author="BASHAR FAISAL" w:date="2026-04-19T16:59:00Z">
        <w:r w:rsidR="0023069A" w:rsidRPr="00AA5F69">
          <w:rPr>
            <w:rFonts w:asciiTheme="majorBidi" w:hAnsiTheme="majorBidi" w:cstheme="majorBidi"/>
            <w:sz w:val="28"/>
            <w:szCs w:val="28"/>
            <w:rtl/>
            <w:rPrChange w:id="1857" w:author="Maher" w:date="2026-04-24T00:10:00Z">
              <w:rPr>
                <w:rtl/>
              </w:rPr>
            </w:rPrChange>
          </w:rPr>
          <w:t>.</w:t>
        </w:r>
      </w:ins>
      <w:del w:id="1858" w:author="BASHAR FAISAL" w:date="2026-04-19T16:59:00Z">
        <w:r w:rsidR="00D83C89" w:rsidRPr="00AA5F69" w:rsidDel="0023069A">
          <w:rPr>
            <w:rFonts w:asciiTheme="majorBidi" w:hAnsiTheme="majorBidi" w:cstheme="majorBidi"/>
            <w:sz w:val="28"/>
            <w:szCs w:val="28"/>
            <w:rPrChange w:id="1859" w:author="Maher" w:date="2026-04-24T00:10:00Z">
              <w:rPr/>
            </w:rPrChange>
          </w:rPr>
          <w:delText>(</w:delText>
        </w:r>
        <w:r w:rsidRPr="00AA5F69" w:rsidDel="0023069A">
          <w:rPr>
            <w:rFonts w:asciiTheme="majorBidi" w:hAnsiTheme="majorBidi" w:cstheme="majorBidi"/>
            <w:sz w:val="28"/>
            <w:szCs w:val="28"/>
            <w:rPrChange w:id="1860" w:author="Maher" w:date="2026-04-24T00:10:00Z">
              <w:rPr/>
            </w:rPrChange>
          </w:rPr>
          <w:delText>6).</w:delText>
        </w:r>
      </w:del>
    </w:p>
    <w:p w:rsidR="001D4C08" w:rsidRPr="00AA5F69" w:rsidRDefault="001D4C08">
      <w:pPr>
        <w:pStyle w:val="a3"/>
        <w:numPr>
          <w:ilvl w:val="0"/>
          <w:numId w:val="74"/>
        </w:numPr>
        <w:bidi/>
        <w:jc w:val="both"/>
        <w:rPr>
          <w:rFonts w:asciiTheme="majorBidi" w:hAnsiTheme="majorBidi" w:cstheme="majorBidi"/>
          <w:sz w:val="28"/>
          <w:szCs w:val="28"/>
          <w:rtl/>
          <w:rPrChange w:id="1861" w:author="Maher" w:date="2026-04-24T00:10:00Z">
            <w:rPr>
              <w:rtl/>
            </w:rPr>
          </w:rPrChange>
        </w:rPr>
        <w:pPrChange w:id="1862" w:author="Maher" w:date="2026-04-24T00:10:00Z">
          <w:pPr>
            <w:pStyle w:val="a3"/>
            <w:numPr>
              <w:numId w:val="68"/>
            </w:numPr>
            <w:bidi/>
            <w:ind w:hanging="360"/>
            <w:jc w:val="both"/>
          </w:pPr>
        </w:pPrChange>
      </w:pPr>
      <w:r w:rsidRPr="00AA5F69">
        <w:rPr>
          <w:rFonts w:asciiTheme="majorBidi" w:hAnsiTheme="majorBidi" w:cstheme="majorBidi"/>
          <w:sz w:val="28"/>
          <w:szCs w:val="28"/>
          <w:rtl/>
          <w:rPrChange w:id="1863" w:author="Maher" w:date="2026-04-24T00:10:00Z">
            <w:rPr>
              <w:rtl/>
            </w:rPr>
          </w:rPrChange>
        </w:rPr>
        <w:t xml:space="preserve">توظيف الرؤية الحاسوبية لرفع الكفاءة التشغيلية للمطعم (إدارة </w:t>
      </w:r>
      <w:r w:rsidR="00D83C89" w:rsidRPr="00AA5F69">
        <w:rPr>
          <w:rFonts w:asciiTheme="majorBidi" w:hAnsiTheme="majorBidi" w:cstheme="majorBidi" w:hint="eastAsia"/>
          <w:sz w:val="28"/>
          <w:szCs w:val="28"/>
          <w:rtl/>
          <w:rPrChange w:id="1864" w:author="Maher" w:date="2026-04-24T00:10:00Z">
            <w:rPr>
              <w:rFonts w:hint="eastAsia"/>
              <w:rtl/>
            </w:rPr>
          </w:rPrChange>
        </w:rPr>
        <w:t>الطاولات</w:t>
      </w:r>
      <w:r w:rsidR="00D83C89" w:rsidRPr="00AA5F69">
        <w:rPr>
          <w:rFonts w:asciiTheme="majorBidi" w:hAnsiTheme="majorBidi" w:cstheme="majorBidi"/>
          <w:sz w:val="28"/>
          <w:szCs w:val="28"/>
          <w:rtl/>
          <w:rPrChange w:id="1865" w:author="Maher" w:date="2026-04-24T00:10:00Z">
            <w:rPr>
              <w:rtl/>
            </w:rPr>
          </w:rPrChange>
        </w:rPr>
        <w:t xml:space="preserve">) </w:t>
      </w:r>
      <w:r w:rsidR="00D83C89" w:rsidRPr="00AA5F69">
        <w:rPr>
          <w:rFonts w:asciiTheme="majorBidi" w:hAnsiTheme="majorBidi" w:cstheme="majorBidi" w:hint="eastAsia"/>
          <w:sz w:val="28"/>
          <w:szCs w:val="28"/>
          <w:rtl/>
          <w:rPrChange w:id="1866" w:author="Maher" w:date="2026-04-24T00:10:00Z">
            <w:rPr>
              <w:rFonts w:hint="eastAsia"/>
              <w:rtl/>
            </w:rPr>
          </w:rPrChange>
        </w:rPr>
        <w:t>،</w:t>
      </w:r>
      <w:r w:rsidRPr="00AA5F69">
        <w:rPr>
          <w:rFonts w:asciiTheme="majorBidi" w:hAnsiTheme="majorBidi" w:cstheme="majorBidi"/>
          <w:sz w:val="28"/>
          <w:szCs w:val="28"/>
          <w:rtl/>
          <w:rPrChange w:id="1867" w:author="Maher" w:date="2026-04-24T00:10:00Z">
            <w:rPr>
              <w:rtl/>
            </w:rPr>
          </w:rPrChange>
        </w:rPr>
        <w:t xml:space="preserve"> مما يحفز أصحاب المطاعم على الانضمام للمنصة طمعاً في الفائدة التشغيلية أولاً، ثم المساهمة المجتمعية ثانياً</w:t>
      </w:r>
      <w:r w:rsidRPr="00AA5F69">
        <w:rPr>
          <w:rFonts w:asciiTheme="majorBidi" w:hAnsiTheme="majorBidi" w:cstheme="majorBidi"/>
          <w:sz w:val="28"/>
          <w:szCs w:val="28"/>
          <w:rPrChange w:id="1868" w:author="Maher" w:date="2026-04-24T00:10:00Z">
            <w:rPr/>
          </w:rPrChange>
        </w:rPr>
        <w:t xml:space="preserve"> </w:t>
      </w:r>
      <w:ins w:id="1869" w:author="BASHAR FAISAL" w:date="2026-04-19T16:59:00Z">
        <w:r w:rsidR="0023069A" w:rsidRPr="00AA5F69">
          <w:rPr>
            <w:rFonts w:asciiTheme="majorBidi" w:hAnsiTheme="majorBidi" w:cstheme="majorBidi"/>
            <w:sz w:val="28"/>
            <w:szCs w:val="28"/>
            <w:rtl/>
            <w:rPrChange w:id="1870" w:author="Maher" w:date="2026-04-24T00:10:00Z">
              <w:rPr>
                <w:rtl/>
              </w:rPr>
            </w:rPrChange>
          </w:rPr>
          <w:t>.</w:t>
        </w:r>
      </w:ins>
      <w:del w:id="1871" w:author="BASHAR FAISAL" w:date="2026-04-19T16:59:00Z">
        <w:r w:rsidR="00D83C89" w:rsidRPr="00AA5F69" w:rsidDel="0023069A">
          <w:rPr>
            <w:rFonts w:asciiTheme="majorBidi" w:hAnsiTheme="majorBidi" w:cstheme="majorBidi"/>
            <w:sz w:val="28"/>
            <w:szCs w:val="28"/>
            <w:rPrChange w:id="1872" w:author="Maher" w:date="2026-04-24T00:10:00Z">
              <w:rPr/>
            </w:rPrChange>
          </w:rPr>
          <w:delText>(</w:delText>
        </w:r>
        <w:r w:rsidRPr="00AA5F69" w:rsidDel="0023069A">
          <w:rPr>
            <w:rFonts w:asciiTheme="majorBidi" w:hAnsiTheme="majorBidi" w:cstheme="majorBidi"/>
            <w:sz w:val="28"/>
            <w:szCs w:val="28"/>
            <w:rPrChange w:id="1873" w:author="Maher" w:date="2026-04-24T00:10:00Z">
              <w:rPr/>
            </w:rPrChange>
          </w:rPr>
          <w:delText>8).</w:delText>
        </w:r>
      </w:del>
    </w:p>
    <w:p w:rsidR="001D4C08" w:rsidRPr="008A3690" w:rsidDel="00381551" w:rsidRDefault="001D4C08" w:rsidP="005F6ECA">
      <w:pPr>
        <w:pStyle w:val="a3"/>
        <w:numPr>
          <w:ilvl w:val="0"/>
          <w:numId w:val="74"/>
        </w:numPr>
        <w:bidi/>
        <w:jc w:val="both"/>
        <w:rPr>
          <w:ins w:id="1874" w:author="BASHAR FAISAL" w:date="2026-04-19T19:16:00Z"/>
          <w:del w:id="1875" w:author="Maher" w:date="2026-04-24T00:07:00Z"/>
          <w:rFonts w:asciiTheme="majorBidi" w:hAnsiTheme="majorBidi" w:cstheme="majorBidi"/>
          <w:sz w:val="28"/>
          <w:szCs w:val="28"/>
          <w:rPrChange w:id="1876" w:author="Maher" w:date="2026-04-24T19:03:00Z">
            <w:rPr>
              <w:ins w:id="1877" w:author="BASHAR FAISAL" w:date="2026-04-19T19:16:00Z"/>
              <w:del w:id="1878" w:author="Maher" w:date="2026-04-24T00:07:00Z"/>
            </w:rPr>
          </w:rPrChange>
        </w:rPr>
      </w:pPr>
      <w:r w:rsidRPr="00AA5F69">
        <w:rPr>
          <w:rFonts w:asciiTheme="majorBidi" w:hAnsiTheme="majorBidi" w:cstheme="majorBidi"/>
          <w:sz w:val="28"/>
          <w:szCs w:val="28"/>
          <w:rtl/>
          <w:rPrChange w:id="1879" w:author="Maher" w:date="2026-04-24T00:10:00Z">
            <w:rPr>
              <w:rtl/>
            </w:rPr>
          </w:rPrChange>
        </w:rPr>
        <w:t>بناء منظومة لوجستية ذكية تضمن وصول الغذاء بجودة عالية وتوثيق كامل، مما يعزز الثقة والمساءلة بين جميع الشركاء (المطعم، المستفيد، الموصل، والجهة الرقابية)</w:t>
      </w:r>
      <w:ins w:id="1880" w:author="BASHAR FAISAL" w:date="2026-04-19T16:59:00Z">
        <w:r w:rsidR="0023069A" w:rsidRPr="00AA5F69">
          <w:rPr>
            <w:rFonts w:asciiTheme="majorBidi" w:hAnsiTheme="majorBidi" w:cstheme="majorBidi"/>
            <w:sz w:val="28"/>
            <w:szCs w:val="28"/>
            <w:rtl/>
            <w:rPrChange w:id="1881" w:author="Maher" w:date="2026-04-24T00:10:00Z">
              <w:rPr>
                <w:rtl/>
              </w:rPr>
            </w:rPrChange>
          </w:rPr>
          <w:t>.</w:t>
        </w:r>
      </w:ins>
      <w:del w:id="1882" w:author="BASHAR FAISAL" w:date="2026-04-19T16:59:00Z">
        <w:r w:rsidRPr="008A3690" w:rsidDel="0023069A">
          <w:rPr>
            <w:rFonts w:asciiTheme="majorBidi" w:hAnsiTheme="majorBidi" w:cstheme="majorBidi"/>
            <w:sz w:val="28"/>
            <w:szCs w:val="28"/>
            <w:rtl/>
            <w:rPrChange w:id="1883" w:author="Maher" w:date="2026-04-24T19:03:00Z">
              <w:rPr>
                <w:rtl/>
              </w:rPr>
            </w:rPrChange>
          </w:rPr>
          <w:delText xml:space="preserve"> </w:delText>
        </w:r>
        <w:r w:rsidR="00D83C89" w:rsidRPr="008A3690" w:rsidDel="0023069A">
          <w:rPr>
            <w:rFonts w:asciiTheme="majorBidi" w:hAnsiTheme="majorBidi" w:cstheme="majorBidi"/>
            <w:sz w:val="28"/>
            <w:szCs w:val="28"/>
            <w:rtl/>
            <w:rPrChange w:id="1884" w:author="Maher" w:date="2026-04-24T19:03:00Z">
              <w:rPr>
                <w:rtl/>
              </w:rPr>
            </w:rPrChange>
          </w:rPr>
          <w:delText>(</w:delText>
        </w:r>
        <w:r w:rsidRPr="008A3690" w:rsidDel="0023069A">
          <w:rPr>
            <w:rFonts w:asciiTheme="majorBidi" w:hAnsiTheme="majorBidi" w:cstheme="majorBidi"/>
            <w:sz w:val="28"/>
            <w:szCs w:val="28"/>
            <w:rtl/>
            <w:rPrChange w:id="1885" w:author="Maher" w:date="2026-04-24T19:03:00Z">
              <w:rPr>
                <w:rtl/>
              </w:rPr>
            </w:rPrChange>
          </w:rPr>
          <w:delText>11)</w:delText>
        </w:r>
      </w:del>
    </w:p>
    <w:p w:rsidR="001B4730" w:rsidRPr="00AA5F69" w:rsidDel="00381551" w:rsidRDefault="001B4730">
      <w:pPr>
        <w:pStyle w:val="a3"/>
        <w:bidi/>
        <w:rPr>
          <w:ins w:id="1886" w:author="BASHAR FAISAL" w:date="2026-04-19T19:16:00Z"/>
          <w:del w:id="1887" w:author="Maher" w:date="2026-04-24T00:07:00Z"/>
          <w:rtl/>
        </w:rPr>
        <w:pPrChange w:id="1888" w:author="Maher" w:date="2026-04-24T19:03:00Z">
          <w:pPr>
            <w:bidi/>
            <w:jc w:val="both"/>
          </w:pPr>
        </w:pPrChange>
      </w:pPr>
    </w:p>
    <w:p w:rsidR="001B4730" w:rsidRPr="00AA5F69" w:rsidDel="00381551" w:rsidRDefault="001B4730">
      <w:pPr>
        <w:pStyle w:val="a3"/>
        <w:bidi/>
        <w:rPr>
          <w:ins w:id="1889" w:author="BASHAR FAISAL" w:date="2026-04-19T19:16:00Z"/>
          <w:del w:id="1890" w:author="Maher" w:date="2026-04-24T00:07:00Z"/>
          <w:rtl/>
        </w:rPr>
        <w:pPrChange w:id="1891" w:author="Maher" w:date="2026-04-24T19:03:00Z">
          <w:pPr>
            <w:bidi/>
            <w:jc w:val="both"/>
          </w:pPr>
        </w:pPrChange>
      </w:pPr>
    </w:p>
    <w:p w:rsidR="001B4730" w:rsidRPr="00AA5F69" w:rsidDel="00381551" w:rsidRDefault="001B4730">
      <w:pPr>
        <w:pStyle w:val="a3"/>
        <w:bidi/>
        <w:rPr>
          <w:ins w:id="1892" w:author="BASHAR FAISAL" w:date="2026-04-19T19:16:00Z"/>
          <w:del w:id="1893" w:author="Maher" w:date="2026-04-24T00:07:00Z"/>
          <w:rtl/>
        </w:rPr>
        <w:pPrChange w:id="1894" w:author="Maher" w:date="2026-04-24T19:03:00Z">
          <w:pPr>
            <w:bidi/>
            <w:jc w:val="both"/>
          </w:pPr>
        </w:pPrChange>
      </w:pPr>
    </w:p>
    <w:p w:rsidR="001B4730" w:rsidRPr="00AA5F69" w:rsidRDefault="001B4730">
      <w:pPr>
        <w:pStyle w:val="a3"/>
        <w:bidi/>
        <w:rPr>
          <w:rtl/>
        </w:rPr>
        <w:pPrChange w:id="1895" w:author="Maher" w:date="2026-04-24T19:03:00Z">
          <w:pPr>
            <w:pStyle w:val="a3"/>
            <w:numPr>
              <w:numId w:val="68"/>
            </w:numPr>
            <w:bidi/>
            <w:ind w:hanging="360"/>
            <w:jc w:val="both"/>
          </w:pPr>
        </w:pPrChange>
      </w:pPr>
    </w:p>
    <w:p w:rsidR="001D4C08" w:rsidRPr="00AA5F69" w:rsidRDefault="009D6624" w:rsidP="005F6ECA">
      <w:pPr>
        <w:bidi/>
        <w:jc w:val="both"/>
        <w:rPr>
          <w:rFonts w:asciiTheme="majorBidi" w:hAnsiTheme="majorBidi" w:cstheme="majorBidi"/>
          <w:b/>
          <w:bCs/>
          <w:sz w:val="28"/>
          <w:szCs w:val="28"/>
          <w:rtl/>
          <w:rPrChange w:id="1896" w:author="Maher" w:date="2026-04-24T00:10:00Z">
            <w:rPr>
              <w:rFonts w:ascii="Traditional Arabic" w:hAnsi="Traditional Arabic" w:cs="Traditional Arabic"/>
              <w:b/>
              <w:bCs/>
              <w:sz w:val="28"/>
              <w:szCs w:val="28"/>
              <w:rtl/>
            </w:rPr>
          </w:rPrChange>
        </w:rPr>
      </w:pPr>
      <w:ins w:id="1897" w:author="BASHAR FAISAL" w:date="2026-04-19T19:27:00Z">
        <w:r w:rsidRPr="00AA5F69">
          <w:rPr>
            <w:rFonts w:asciiTheme="majorBidi" w:hAnsiTheme="majorBidi" w:cstheme="majorBidi"/>
            <w:b/>
            <w:bCs/>
            <w:sz w:val="28"/>
            <w:szCs w:val="28"/>
          </w:rPr>
          <w:t xml:space="preserve"> </w:t>
        </w:r>
      </w:ins>
      <w:r w:rsidR="001D4C08" w:rsidRPr="00AA5F69">
        <w:rPr>
          <w:rFonts w:asciiTheme="majorBidi" w:hAnsiTheme="majorBidi" w:cstheme="majorBidi"/>
          <w:b/>
          <w:bCs/>
          <w:sz w:val="28"/>
          <w:szCs w:val="28"/>
          <w:rPrChange w:id="1898" w:author="Maher" w:date="2026-04-24T00:10:00Z">
            <w:rPr>
              <w:rFonts w:ascii="Traditional Arabic" w:hAnsi="Traditional Arabic" w:cs="Traditional Arabic"/>
              <w:b/>
              <w:bCs/>
              <w:sz w:val="28"/>
              <w:szCs w:val="28"/>
            </w:rPr>
          </w:rPrChange>
        </w:rPr>
        <w:t>2.</w:t>
      </w:r>
      <w:ins w:id="1899" w:author="BASHAR FAISAL" w:date="2026-04-19T18:13:00Z">
        <w:r w:rsidR="00ED46C2" w:rsidRPr="00AA5F69">
          <w:rPr>
            <w:rFonts w:asciiTheme="majorBidi" w:hAnsiTheme="majorBidi" w:cstheme="majorBidi"/>
            <w:b/>
            <w:bCs/>
            <w:sz w:val="28"/>
            <w:szCs w:val="28"/>
            <w:rPrChange w:id="1900" w:author="Maher" w:date="2026-04-24T00:10:00Z">
              <w:rPr>
                <w:rFonts w:ascii="Traditional Arabic" w:hAnsi="Traditional Arabic" w:cs="Traditional Arabic"/>
                <w:b/>
                <w:bCs/>
                <w:sz w:val="28"/>
                <w:szCs w:val="28"/>
              </w:rPr>
            </w:rPrChange>
          </w:rPr>
          <w:t>5</w:t>
        </w:r>
      </w:ins>
      <w:del w:id="1901" w:author="BASHAR FAISAL" w:date="2026-04-19T18:13:00Z">
        <w:r w:rsidR="001D4C08" w:rsidRPr="00AA5F69" w:rsidDel="00ED46C2">
          <w:rPr>
            <w:rFonts w:asciiTheme="majorBidi" w:hAnsiTheme="majorBidi" w:cstheme="majorBidi"/>
            <w:b/>
            <w:bCs/>
            <w:sz w:val="28"/>
            <w:szCs w:val="28"/>
            <w:rPrChange w:id="1902" w:author="Maher" w:date="2026-04-24T00:10:00Z">
              <w:rPr>
                <w:rFonts w:ascii="Traditional Arabic" w:hAnsi="Traditional Arabic" w:cs="Traditional Arabic"/>
                <w:b/>
                <w:bCs/>
                <w:sz w:val="28"/>
                <w:szCs w:val="28"/>
              </w:rPr>
            </w:rPrChange>
          </w:rPr>
          <w:delText>6</w:delText>
        </w:r>
      </w:del>
      <w:r w:rsidR="001D4C08" w:rsidRPr="00AA5F69">
        <w:rPr>
          <w:rFonts w:asciiTheme="majorBidi" w:hAnsiTheme="majorBidi" w:cstheme="majorBidi"/>
          <w:b/>
          <w:bCs/>
          <w:sz w:val="28"/>
          <w:szCs w:val="28"/>
          <w:rPrChange w:id="1903" w:author="Maher" w:date="2026-04-24T00:10:00Z">
            <w:rPr>
              <w:rFonts w:ascii="Traditional Arabic" w:hAnsi="Traditional Arabic" w:cs="Traditional Arabic"/>
              <w:b/>
              <w:bCs/>
              <w:sz w:val="28"/>
              <w:szCs w:val="28"/>
            </w:rPr>
          </w:rPrChange>
        </w:rPr>
        <w:t xml:space="preserve"> </w:t>
      </w:r>
      <w:ins w:id="1904" w:author="BASHAR FAISAL" w:date="2026-04-19T19:27:00Z">
        <w:r w:rsidRPr="00AA5F69">
          <w:rPr>
            <w:rFonts w:asciiTheme="majorBidi" w:hAnsiTheme="majorBidi" w:cstheme="majorBidi"/>
            <w:b/>
            <w:bCs/>
            <w:sz w:val="28"/>
            <w:szCs w:val="28"/>
            <w:rtl/>
            <w:rPrChange w:id="1905" w:author="Maher" w:date="2026-04-24T00:10:00Z">
              <w:rPr>
                <w:rFonts w:asciiTheme="majorBidi" w:hAnsiTheme="majorBidi" w:cstheme="majorBidi"/>
                <w:sz w:val="28"/>
                <w:szCs w:val="28"/>
                <w:rtl/>
              </w:rPr>
            </w:rPrChange>
          </w:rPr>
          <w:t>ملخص الفصل (</w:t>
        </w:r>
        <w:r w:rsidRPr="00AA5F69">
          <w:rPr>
            <w:rFonts w:asciiTheme="majorBidi" w:hAnsiTheme="majorBidi" w:cstheme="majorBidi"/>
            <w:b/>
            <w:bCs/>
            <w:sz w:val="28"/>
            <w:szCs w:val="28"/>
            <w:rPrChange w:id="1906" w:author="Maher" w:date="2026-04-24T00:10:00Z">
              <w:rPr>
                <w:rFonts w:asciiTheme="majorBidi" w:hAnsiTheme="majorBidi" w:cstheme="majorBidi"/>
                <w:sz w:val="28"/>
                <w:szCs w:val="28"/>
              </w:rPr>
            </w:rPrChange>
          </w:rPr>
          <w:t>Chapter Summary</w:t>
        </w:r>
        <w:r w:rsidRPr="00AA5F69">
          <w:rPr>
            <w:rFonts w:asciiTheme="majorBidi" w:hAnsiTheme="majorBidi" w:cstheme="majorBidi"/>
            <w:b/>
            <w:bCs/>
            <w:sz w:val="28"/>
            <w:szCs w:val="28"/>
            <w:rtl/>
            <w:rPrChange w:id="1907" w:author="Maher" w:date="2026-04-24T00:10:00Z">
              <w:rPr>
                <w:rFonts w:asciiTheme="majorBidi" w:hAnsiTheme="majorBidi" w:cstheme="majorBidi"/>
                <w:sz w:val="28"/>
                <w:szCs w:val="28"/>
                <w:rtl/>
              </w:rPr>
            </w:rPrChange>
          </w:rPr>
          <w:t>)</w:t>
        </w:r>
      </w:ins>
      <w:del w:id="1908" w:author="BASHAR FAISAL" w:date="2026-04-19T19:27:00Z">
        <w:r w:rsidR="001D4C08" w:rsidRPr="00AA5F69" w:rsidDel="009D6624">
          <w:rPr>
            <w:rFonts w:asciiTheme="majorBidi" w:hAnsiTheme="majorBidi" w:cstheme="majorBidi"/>
            <w:b/>
            <w:bCs/>
            <w:sz w:val="28"/>
            <w:szCs w:val="28"/>
            <w:rtl/>
            <w:rPrChange w:id="1909" w:author="Maher" w:date="2026-04-24T00:10:00Z">
              <w:rPr>
                <w:rFonts w:ascii="Traditional Arabic" w:hAnsi="Traditional Arabic" w:cs="Traditional Arabic"/>
                <w:b/>
                <w:bCs/>
                <w:sz w:val="28"/>
                <w:szCs w:val="28"/>
                <w:rtl/>
              </w:rPr>
            </w:rPrChange>
          </w:rPr>
          <w:delText xml:space="preserve">الملخص </w:delText>
        </w:r>
        <w:r w:rsidR="00D83C89" w:rsidRPr="00AA5F69" w:rsidDel="009D6624">
          <w:rPr>
            <w:rFonts w:asciiTheme="majorBidi" w:hAnsiTheme="majorBidi" w:cstheme="majorBidi"/>
            <w:b/>
            <w:bCs/>
            <w:sz w:val="28"/>
            <w:szCs w:val="28"/>
            <w:rPrChange w:id="1910" w:author="Maher" w:date="2026-04-24T00:10:00Z">
              <w:rPr>
                <w:rFonts w:ascii="Traditional Arabic" w:hAnsi="Traditional Arabic" w:cs="Traditional Arabic"/>
                <w:b/>
                <w:bCs/>
                <w:sz w:val="28"/>
                <w:szCs w:val="28"/>
              </w:rPr>
            </w:rPrChange>
          </w:rPr>
          <w:delText>(Summary</w:delText>
        </w:r>
        <w:r w:rsidR="001D4C08" w:rsidRPr="00AA5F69" w:rsidDel="009D6624">
          <w:rPr>
            <w:rFonts w:asciiTheme="majorBidi" w:hAnsiTheme="majorBidi" w:cstheme="majorBidi"/>
            <w:b/>
            <w:bCs/>
            <w:sz w:val="28"/>
            <w:szCs w:val="28"/>
            <w:rPrChange w:id="1911" w:author="Maher" w:date="2026-04-24T00:10:00Z">
              <w:rPr>
                <w:rFonts w:ascii="Traditional Arabic" w:hAnsi="Traditional Arabic" w:cs="Traditional Arabic"/>
                <w:b/>
                <w:bCs/>
                <w:sz w:val="28"/>
                <w:szCs w:val="28"/>
              </w:rPr>
            </w:rPrChange>
          </w:rPr>
          <w:delText>)</w:delText>
        </w:r>
      </w:del>
    </w:p>
    <w:p w:rsidR="001D4C08" w:rsidRPr="00AA5F69" w:rsidDel="003C5893" w:rsidRDefault="008A3690" w:rsidP="00CD1BE9">
      <w:pPr>
        <w:bidi/>
        <w:jc w:val="both"/>
        <w:rPr>
          <w:del w:id="1912" w:author="BASHAR FAISAL" w:date="2026-04-19T19:27:00Z"/>
          <w:rFonts w:asciiTheme="majorBidi" w:hAnsiTheme="majorBidi" w:cstheme="majorBidi"/>
          <w:sz w:val="28"/>
          <w:szCs w:val="28"/>
        </w:rPr>
        <w:pPrChange w:id="1913" w:author="Maher" w:date="2026-04-29T18:07:00Z">
          <w:pPr>
            <w:bidi/>
            <w:jc w:val="both"/>
          </w:pPr>
        </w:pPrChange>
      </w:pPr>
      <w:ins w:id="1914" w:author="Maher" w:date="2026-04-24T19:03:00Z">
        <w:r>
          <w:rPr>
            <w:rFonts w:asciiTheme="majorBidi" w:hAnsiTheme="majorBidi" w:cstheme="majorBidi" w:hint="cs"/>
            <w:sz w:val="28"/>
            <w:szCs w:val="28"/>
            <w:rtl/>
          </w:rPr>
          <w:t xml:space="preserve">      </w:t>
        </w:r>
      </w:ins>
      <w:ins w:id="1915" w:author="BASHAR FAISAL" w:date="2026-04-19T19:27:00Z">
        <w:r w:rsidR="009D6624" w:rsidRPr="00AA5F69">
          <w:rPr>
            <w:rFonts w:asciiTheme="majorBidi" w:hAnsiTheme="majorBidi" w:cstheme="majorBidi"/>
            <w:sz w:val="28"/>
            <w:szCs w:val="28"/>
            <w:rtl/>
            <w:rPrChange w:id="1916" w:author="Maher" w:date="2026-04-24T00:10:00Z">
              <w:rPr>
                <w:rtl/>
              </w:rPr>
            </w:rPrChange>
          </w:rPr>
          <w:t>يقدم هذا الفصل الإطار النظري لمشروع "عاون"، مع استعراض المفاهيم والتقنيات المستخدمة، إضافة إلى مراجعة الدراسات السابقة التي كشفت عن فجوات في التكامل والأتمتة والشفافية، كما يوضح دور المنصة في معالجة هذه الفجوات</w:t>
        </w:r>
        <w:bookmarkStart w:id="1917" w:name="_GoBack"/>
        <w:bookmarkEnd w:id="1917"/>
        <w:del w:id="1918" w:author="Maher" w:date="2026-04-29T18:07:00Z">
          <w:r w:rsidR="009D6624" w:rsidRPr="00AA5F69" w:rsidDel="00CD1BE9">
            <w:rPr>
              <w:rFonts w:asciiTheme="majorBidi" w:hAnsiTheme="majorBidi" w:cstheme="majorBidi"/>
              <w:sz w:val="28"/>
              <w:szCs w:val="28"/>
              <w:rtl/>
              <w:rPrChange w:id="1919" w:author="Maher" w:date="2026-04-24T00:10:00Z">
                <w:rPr>
                  <w:rtl/>
                </w:rPr>
              </w:rPrChange>
            </w:rPr>
            <w:delText>.</w:delText>
          </w:r>
        </w:del>
        <w:r w:rsidR="009D6624" w:rsidRPr="00AA5F69">
          <w:rPr>
            <w:rFonts w:asciiTheme="majorBidi" w:hAnsiTheme="majorBidi" w:cstheme="majorBidi"/>
            <w:sz w:val="28"/>
            <w:szCs w:val="28"/>
            <w:rtl/>
            <w:rPrChange w:id="1920" w:author="Maher" w:date="2026-04-24T00:10:00Z">
              <w:rPr>
                <w:rtl/>
              </w:rPr>
            </w:rPrChange>
          </w:rPr>
          <w:t xml:space="preserve"> وبذلك يرسّخ هذا الفصل الأسس العلمية والتقنية التي يقوم عليها المشروع ويُمهد لفهم بنائه وتطويره</w:t>
        </w:r>
        <w:r w:rsidR="009D6624" w:rsidRPr="00AA5F69">
          <w:rPr>
            <w:rFonts w:asciiTheme="majorBidi" w:hAnsiTheme="majorBidi" w:cstheme="majorBidi"/>
            <w:sz w:val="28"/>
            <w:szCs w:val="28"/>
            <w:rPrChange w:id="1921" w:author="Maher" w:date="2026-04-24T00:10:00Z">
              <w:rPr/>
            </w:rPrChange>
          </w:rPr>
          <w:t>.</w:t>
        </w:r>
      </w:ins>
      <w:del w:id="1922" w:author="BASHAR FAISAL" w:date="2026-04-19T19:27:00Z">
        <w:r w:rsidR="001D4C08" w:rsidRPr="00AA5F69" w:rsidDel="009D6624">
          <w:rPr>
            <w:rFonts w:asciiTheme="majorBidi" w:hAnsiTheme="majorBidi" w:cstheme="majorBidi"/>
            <w:sz w:val="28"/>
            <w:szCs w:val="28"/>
            <w:rtl/>
            <w:rPrChange w:id="1923" w:author="Maher" w:date="2026-04-24T00:10:00Z">
              <w:rPr>
                <w:rFonts w:ascii="Traditional Arabic" w:hAnsi="Traditional Arabic" w:cs="Traditional Arabic"/>
                <w:sz w:val="28"/>
                <w:szCs w:val="28"/>
                <w:rtl/>
              </w:rPr>
            </w:rPrChange>
          </w:rPr>
          <w:delText>قدم هذا الفصل إطاراً نظرياً شاملاً ومنهجياً لمشروع منصة "عاون"، بدءاً من تحديد المشكلة وأهمية الحل المقترح، مروراً بالأسس المفاهيمية والتقنيات المستخدمة، وصولاً إلى تحليل نقدي للدراسات والمبادرات السابقة. تم التأكيد على أن "عاون" ليست مجرد تطبيق لإدارة المطاعم، بل هي منظومة بيئية رقمية متكاملة تهدف إلى إحداث تحول في إدارة فائض الطعام وتعزيز المسؤولية المجتمعية</w:delText>
        </w:r>
      </w:del>
      <w:del w:id="1924" w:author="BASHAR FAISAL" w:date="2026-04-19T16:59:00Z">
        <w:r w:rsidR="001D4C08" w:rsidRPr="00AA5F69" w:rsidDel="0023069A">
          <w:rPr>
            <w:rFonts w:asciiTheme="majorBidi" w:hAnsiTheme="majorBidi" w:cstheme="majorBidi"/>
            <w:sz w:val="28"/>
            <w:szCs w:val="28"/>
            <w:rtl/>
            <w:rPrChange w:id="1925" w:author="Maher" w:date="2026-04-24T00:10:00Z">
              <w:rPr>
                <w:rFonts w:ascii="Traditional Arabic" w:hAnsi="Traditional Arabic" w:cs="Traditional Arabic"/>
                <w:sz w:val="28"/>
                <w:szCs w:val="28"/>
                <w:rtl/>
              </w:rPr>
            </w:rPrChange>
          </w:rPr>
          <w:delText xml:space="preserve"> </w:delText>
        </w:r>
        <w:r w:rsidR="00D83C89" w:rsidRPr="00AA5F69" w:rsidDel="0023069A">
          <w:rPr>
            <w:rFonts w:asciiTheme="majorBidi" w:hAnsiTheme="majorBidi" w:cstheme="majorBidi"/>
            <w:sz w:val="28"/>
            <w:szCs w:val="28"/>
            <w:rtl/>
            <w:rPrChange w:id="1926" w:author="Maher" w:date="2026-04-24T00:10:00Z">
              <w:rPr>
                <w:rFonts w:ascii="Traditional Arabic" w:hAnsi="Traditional Arabic" w:cs="Traditional Arabic"/>
                <w:sz w:val="28"/>
                <w:szCs w:val="28"/>
                <w:rtl/>
              </w:rPr>
            </w:rPrChange>
          </w:rPr>
          <w:delText>(</w:delText>
        </w:r>
        <w:r w:rsidR="001D4C08" w:rsidRPr="00AA5F69" w:rsidDel="0023069A">
          <w:rPr>
            <w:rFonts w:asciiTheme="majorBidi" w:hAnsiTheme="majorBidi" w:cstheme="majorBidi"/>
            <w:sz w:val="28"/>
            <w:szCs w:val="28"/>
            <w:rtl/>
            <w:rPrChange w:id="1927" w:author="Maher" w:date="2026-04-24T00:10:00Z">
              <w:rPr>
                <w:rFonts w:ascii="Traditional Arabic" w:hAnsi="Traditional Arabic" w:cs="Traditional Arabic"/>
                <w:sz w:val="28"/>
                <w:szCs w:val="28"/>
                <w:rtl/>
              </w:rPr>
            </w:rPrChange>
          </w:rPr>
          <w:delText>1</w:delText>
        </w:r>
        <w:r w:rsidR="00D83C89" w:rsidRPr="00AA5F69" w:rsidDel="0023069A">
          <w:rPr>
            <w:rFonts w:asciiTheme="majorBidi" w:hAnsiTheme="majorBidi" w:cstheme="majorBidi"/>
            <w:sz w:val="28"/>
            <w:szCs w:val="28"/>
            <w:rtl/>
            <w:rPrChange w:id="1928" w:author="Maher" w:date="2026-04-24T00:10:00Z">
              <w:rPr>
                <w:rFonts w:ascii="Traditional Arabic" w:hAnsi="Traditional Arabic" w:cs="Traditional Arabic"/>
                <w:sz w:val="28"/>
                <w:szCs w:val="28"/>
                <w:rtl/>
              </w:rPr>
            </w:rPrChange>
          </w:rPr>
          <w:delText>).</w:delText>
        </w:r>
      </w:del>
    </w:p>
    <w:p w:rsidR="003C5893" w:rsidRPr="00AA5F69" w:rsidDel="00381551" w:rsidRDefault="003C5893">
      <w:pPr>
        <w:bidi/>
        <w:jc w:val="both"/>
        <w:rPr>
          <w:ins w:id="1929" w:author="BASHAR FAISAL" w:date="2026-04-23T20:27:00Z"/>
          <w:del w:id="1930" w:author="Maher" w:date="2026-04-24T00:07:00Z"/>
          <w:rFonts w:asciiTheme="majorBidi" w:hAnsiTheme="majorBidi" w:cstheme="majorBidi"/>
          <w:sz w:val="28"/>
          <w:szCs w:val="28"/>
        </w:rPr>
        <w:pPrChange w:id="1931" w:author="Maher" w:date="2026-04-24T00:10:00Z">
          <w:pPr>
            <w:bidi/>
            <w:jc w:val="both"/>
          </w:pPr>
        </w:pPrChange>
      </w:pPr>
    </w:p>
    <w:p w:rsidR="003C5893" w:rsidRPr="00AA5F69" w:rsidDel="00381551" w:rsidRDefault="003C5893">
      <w:pPr>
        <w:bidi/>
        <w:jc w:val="both"/>
        <w:rPr>
          <w:ins w:id="1932" w:author="BASHAR FAISAL" w:date="2026-04-23T20:27:00Z"/>
          <w:del w:id="1933" w:author="Maher" w:date="2026-04-24T00:07:00Z"/>
          <w:rFonts w:asciiTheme="majorBidi" w:hAnsiTheme="majorBidi" w:cstheme="majorBidi"/>
          <w:sz w:val="28"/>
          <w:szCs w:val="28"/>
        </w:rPr>
        <w:pPrChange w:id="1934" w:author="Maher" w:date="2026-04-24T00:10:00Z">
          <w:pPr>
            <w:bidi/>
            <w:jc w:val="both"/>
          </w:pPr>
        </w:pPrChange>
      </w:pPr>
    </w:p>
    <w:p w:rsidR="003C5893" w:rsidRPr="00AA5F69" w:rsidDel="00381551" w:rsidRDefault="003C5893">
      <w:pPr>
        <w:bidi/>
        <w:jc w:val="both"/>
        <w:rPr>
          <w:ins w:id="1935" w:author="BASHAR FAISAL" w:date="2026-04-23T20:27:00Z"/>
          <w:del w:id="1936" w:author="Maher" w:date="2026-04-24T00:07:00Z"/>
          <w:rFonts w:asciiTheme="majorBidi" w:hAnsiTheme="majorBidi" w:cstheme="majorBidi"/>
          <w:sz w:val="28"/>
          <w:szCs w:val="28"/>
        </w:rPr>
        <w:pPrChange w:id="1937" w:author="Maher" w:date="2026-04-24T00:10:00Z">
          <w:pPr>
            <w:bidi/>
            <w:jc w:val="both"/>
          </w:pPr>
        </w:pPrChange>
      </w:pPr>
    </w:p>
    <w:p w:rsidR="003C5893" w:rsidRPr="00AA5F69" w:rsidDel="00381551" w:rsidRDefault="003C5893">
      <w:pPr>
        <w:bidi/>
        <w:jc w:val="both"/>
        <w:rPr>
          <w:ins w:id="1938" w:author="BASHAR FAISAL" w:date="2026-04-23T20:27:00Z"/>
          <w:del w:id="1939" w:author="Maher" w:date="2026-04-24T00:07:00Z"/>
          <w:rFonts w:asciiTheme="majorBidi" w:hAnsiTheme="majorBidi" w:cstheme="majorBidi"/>
          <w:sz w:val="28"/>
          <w:szCs w:val="28"/>
        </w:rPr>
        <w:pPrChange w:id="1940" w:author="Maher" w:date="2026-04-24T00:10:00Z">
          <w:pPr>
            <w:bidi/>
            <w:jc w:val="both"/>
          </w:pPr>
        </w:pPrChange>
      </w:pPr>
    </w:p>
    <w:p w:rsidR="003C5893" w:rsidRPr="00AA5F69" w:rsidDel="00381551" w:rsidRDefault="003C5893">
      <w:pPr>
        <w:bidi/>
        <w:jc w:val="both"/>
        <w:rPr>
          <w:ins w:id="1941" w:author="BASHAR FAISAL" w:date="2026-04-23T20:27:00Z"/>
          <w:del w:id="1942" w:author="Maher" w:date="2026-04-24T00:07:00Z"/>
          <w:rFonts w:asciiTheme="majorBidi" w:hAnsiTheme="majorBidi" w:cstheme="majorBidi"/>
          <w:sz w:val="28"/>
          <w:szCs w:val="28"/>
          <w:rtl/>
        </w:rPr>
        <w:pPrChange w:id="1943" w:author="Maher" w:date="2026-04-24T00:10:00Z">
          <w:pPr>
            <w:bidi/>
            <w:jc w:val="both"/>
          </w:pPr>
        </w:pPrChange>
      </w:pPr>
      <w:ins w:id="1944" w:author="BASHAR FAISAL" w:date="2026-04-23T20:27:00Z">
        <w:del w:id="1945" w:author="Maher" w:date="2026-04-24T00:07:00Z">
          <w:r w:rsidRPr="00AA5F69" w:rsidDel="00381551">
            <w:rPr>
              <w:rFonts w:asciiTheme="majorBidi" w:hAnsiTheme="majorBidi" w:cstheme="majorBidi" w:hint="eastAsia"/>
              <w:sz w:val="28"/>
              <w:szCs w:val="28"/>
              <w:rtl/>
            </w:rPr>
            <w:delText>المراجع</w:delText>
          </w:r>
          <w:r w:rsidRPr="00AA5F69" w:rsidDel="00381551">
            <w:rPr>
              <w:rFonts w:asciiTheme="majorBidi" w:hAnsiTheme="majorBidi" w:cstheme="majorBidi"/>
              <w:sz w:val="28"/>
              <w:szCs w:val="28"/>
              <w:rtl/>
            </w:rPr>
            <w:delText>:</w:delText>
          </w:r>
        </w:del>
      </w:ins>
    </w:p>
    <w:p w:rsidR="003C5893" w:rsidRPr="00AA5F69" w:rsidDel="00381551" w:rsidRDefault="003C5893">
      <w:pPr>
        <w:bidi/>
        <w:jc w:val="both"/>
        <w:rPr>
          <w:ins w:id="1946" w:author="BASHAR FAISAL" w:date="2026-04-23T20:28:00Z"/>
          <w:del w:id="1947" w:author="Maher" w:date="2026-04-24T00:07:00Z"/>
          <w:rFonts w:asciiTheme="majorBidi" w:hAnsiTheme="majorBidi" w:cstheme="majorBidi"/>
          <w:sz w:val="28"/>
          <w:szCs w:val="28"/>
          <w:rPrChange w:id="1948" w:author="Maher" w:date="2026-04-24T00:10:00Z">
            <w:rPr>
              <w:ins w:id="1949" w:author="BASHAR FAISAL" w:date="2026-04-23T20:28:00Z"/>
              <w:del w:id="1950" w:author="Maher" w:date="2026-04-24T00:07:00Z"/>
            </w:rPr>
          </w:rPrChange>
        </w:rPr>
        <w:pPrChange w:id="1951" w:author="Maher" w:date="2026-04-24T00:10:00Z">
          <w:pPr>
            <w:bidi/>
          </w:pPr>
        </w:pPrChange>
      </w:pPr>
      <w:ins w:id="1952" w:author="BASHAR FAISAL" w:date="2026-04-23T20:28:00Z">
        <w:del w:id="1953" w:author="Maher" w:date="2026-04-24T00:07:00Z">
          <w:r w:rsidRPr="00AA5F69" w:rsidDel="00381551">
            <w:rPr>
              <w:rFonts w:asciiTheme="majorBidi" w:hAnsiTheme="majorBidi" w:cstheme="majorBidi"/>
              <w:sz w:val="28"/>
              <w:szCs w:val="28"/>
              <w:rPrChange w:id="1954" w:author="Maher" w:date="2026-04-24T00:10:00Z">
                <w:rPr/>
              </w:rPrChange>
            </w:rPr>
            <w:delText>[</w:delText>
          </w:r>
        </w:del>
      </w:ins>
      <w:ins w:id="1955" w:author="BASHAR FAISAL" w:date="2026-04-23T20:53:00Z">
        <w:del w:id="1956" w:author="Maher" w:date="2026-04-24T00:07:00Z">
          <w:r w:rsidR="005B2D0C" w:rsidRPr="00AA5F69" w:rsidDel="00381551">
            <w:rPr>
              <w:rFonts w:asciiTheme="majorBidi" w:hAnsiTheme="majorBidi" w:cstheme="majorBidi"/>
              <w:sz w:val="28"/>
              <w:szCs w:val="28"/>
            </w:rPr>
            <w:delText>3</w:delText>
          </w:r>
        </w:del>
      </w:ins>
      <w:ins w:id="1957" w:author="BASHAR FAISAL" w:date="2026-04-23T20:28:00Z">
        <w:del w:id="1958" w:author="Maher" w:date="2026-04-24T00:07:00Z">
          <w:r w:rsidRPr="00AA5F69" w:rsidDel="00381551">
            <w:rPr>
              <w:rFonts w:asciiTheme="majorBidi" w:hAnsiTheme="majorBidi" w:cstheme="majorBidi"/>
              <w:sz w:val="28"/>
              <w:szCs w:val="28"/>
              <w:rPrChange w:id="1959" w:author="Maher" w:date="2026-04-24T00:10:00Z">
                <w:rPr/>
              </w:rPrChange>
            </w:rPr>
            <w:delText>] Flutter Documentation. "Technical Overview." [Online]. Available: https://docs.flutter.dev/resources/technical-overview</w:delText>
          </w:r>
        </w:del>
      </w:ins>
    </w:p>
    <w:p w:rsidR="003C5893" w:rsidRPr="00AA5F69" w:rsidDel="00381551" w:rsidRDefault="003C5893">
      <w:pPr>
        <w:bidi/>
        <w:jc w:val="both"/>
        <w:rPr>
          <w:ins w:id="1960" w:author="BASHAR FAISAL" w:date="2026-04-23T20:28:00Z"/>
          <w:del w:id="1961" w:author="Maher" w:date="2026-04-24T00:07:00Z"/>
          <w:rFonts w:asciiTheme="majorBidi" w:hAnsiTheme="majorBidi" w:cstheme="majorBidi"/>
          <w:sz w:val="28"/>
          <w:szCs w:val="28"/>
          <w:rPrChange w:id="1962" w:author="Maher" w:date="2026-04-24T00:10:00Z">
            <w:rPr>
              <w:ins w:id="1963" w:author="BASHAR FAISAL" w:date="2026-04-23T20:28:00Z"/>
              <w:del w:id="1964" w:author="Maher" w:date="2026-04-24T00:07:00Z"/>
            </w:rPr>
          </w:rPrChange>
        </w:rPr>
        <w:pPrChange w:id="1965" w:author="Maher" w:date="2026-04-24T00:10:00Z">
          <w:pPr>
            <w:bidi/>
          </w:pPr>
        </w:pPrChange>
      </w:pPr>
      <w:ins w:id="1966" w:author="BASHAR FAISAL" w:date="2026-04-23T20:28:00Z">
        <w:del w:id="1967" w:author="Maher" w:date="2026-04-24T00:07:00Z">
          <w:r w:rsidRPr="00AA5F69" w:rsidDel="00381551">
            <w:rPr>
              <w:rFonts w:asciiTheme="majorBidi" w:hAnsiTheme="majorBidi" w:cstheme="majorBidi"/>
              <w:sz w:val="28"/>
              <w:szCs w:val="28"/>
              <w:rPrChange w:id="1968" w:author="Maher" w:date="2026-04-24T00:10:00Z">
                <w:rPr/>
              </w:rPrChange>
            </w:rPr>
            <w:delText>[</w:delText>
          </w:r>
        </w:del>
      </w:ins>
      <w:ins w:id="1969" w:author="BASHAR FAISAL" w:date="2026-04-23T20:53:00Z">
        <w:del w:id="1970" w:author="Maher" w:date="2026-04-24T00:07:00Z">
          <w:r w:rsidR="005B2D0C" w:rsidRPr="00AA5F69" w:rsidDel="00381551">
            <w:rPr>
              <w:rFonts w:asciiTheme="majorBidi" w:hAnsiTheme="majorBidi" w:cstheme="majorBidi"/>
              <w:sz w:val="28"/>
              <w:szCs w:val="28"/>
            </w:rPr>
            <w:delText>4</w:delText>
          </w:r>
        </w:del>
      </w:ins>
      <w:ins w:id="1971" w:author="BASHAR FAISAL" w:date="2026-04-23T20:28:00Z">
        <w:del w:id="1972" w:author="Maher" w:date="2026-04-24T00:07:00Z">
          <w:r w:rsidRPr="00AA5F69" w:rsidDel="00381551">
            <w:rPr>
              <w:rFonts w:asciiTheme="majorBidi" w:hAnsiTheme="majorBidi" w:cstheme="majorBidi"/>
              <w:sz w:val="28"/>
              <w:szCs w:val="28"/>
              <w:rPrChange w:id="1973" w:author="Maher" w:date="2026-04-24T00:10:00Z">
                <w:rPr/>
              </w:rPrChange>
            </w:rPr>
            <w:delText>] Next.js Documentation. "Rendering and Performance." [Online]. Available: https://nextjs.org/docs</w:delText>
          </w:r>
        </w:del>
      </w:ins>
    </w:p>
    <w:p w:rsidR="003C5893" w:rsidRPr="00AA5F69" w:rsidDel="00381551" w:rsidRDefault="003C5893">
      <w:pPr>
        <w:bidi/>
        <w:jc w:val="both"/>
        <w:rPr>
          <w:ins w:id="1974" w:author="BASHAR FAISAL" w:date="2026-04-23T20:28:00Z"/>
          <w:del w:id="1975" w:author="Maher" w:date="2026-04-24T00:07:00Z"/>
          <w:rFonts w:asciiTheme="majorBidi" w:hAnsiTheme="majorBidi" w:cstheme="majorBidi"/>
          <w:sz w:val="28"/>
          <w:szCs w:val="28"/>
          <w:rPrChange w:id="1976" w:author="Maher" w:date="2026-04-24T00:10:00Z">
            <w:rPr>
              <w:ins w:id="1977" w:author="BASHAR FAISAL" w:date="2026-04-23T20:28:00Z"/>
              <w:del w:id="1978" w:author="Maher" w:date="2026-04-24T00:07:00Z"/>
            </w:rPr>
          </w:rPrChange>
        </w:rPr>
        <w:pPrChange w:id="1979" w:author="Maher" w:date="2026-04-24T00:10:00Z">
          <w:pPr>
            <w:bidi/>
          </w:pPr>
        </w:pPrChange>
      </w:pPr>
      <w:ins w:id="1980" w:author="BASHAR FAISAL" w:date="2026-04-23T20:28:00Z">
        <w:del w:id="1981" w:author="Maher" w:date="2026-04-24T00:07:00Z">
          <w:r w:rsidRPr="00AA5F69" w:rsidDel="00381551">
            <w:rPr>
              <w:rFonts w:asciiTheme="majorBidi" w:hAnsiTheme="majorBidi" w:cstheme="majorBidi"/>
              <w:sz w:val="28"/>
              <w:szCs w:val="28"/>
              <w:rPrChange w:id="1982" w:author="Maher" w:date="2026-04-24T00:10:00Z">
                <w:rPr/>
              </w:rPrChange>
            </w:rPr>
            <w:delText>[</w:delText>
          </w:r>
        </w:del>
      </w:ins>
      <w:ins w:id="1983" w:author="BASHAR FAISAL" w:date="2026-04-23T20:53:00Z">
        <w:del w:id="1984" w:author="Maher" w:date="2026-04-24T00:07:00Z">
          <w:r w:rsidR="005B2D0C" w:rsidRPr="00AA5F69" w:rsidDel="00381551">
            <w:rPr>
              <w:rFonts w:asciiTheme="majorBidi" w:hAnsiTheme="majorBidi" w:cstheme="majorBidi"/>
              <w:sz w:val="28"/>
              <w:szCs w:val="28"/>
            </w:rPr>
            <w:delText>5</w:delText>
          </w:r>
        </w:del>
      </w:ins>
      <w:ins w:id="1985" w:author="BASHAR FAISAL" w:date="2026-04-23T20:28:00Z">
        <w:del w:id="1986" w:author="Maher" w:date="2026-04-24T00:07:00Z">
          <w:r w:rsidRPr="00AA5F69" w:rsidDel="00381551">
            <w:rPr>
              <w:rFonts w:asciiTheme="majorBidi" w:hAnsiTheme="majorBidi" w:cstheme="majorBidi"/>
              <w:sz w:val="28"/>
              <w:szCs w:val="28"/>
              <w:rPrChange w:id="1987" w:author="Maher" w:date="2026-04-24T00:10:00Z">
                <w:rPr/>
              </w:rPrChange>
            </w:rPr>
            <w:delText>] Django Software Foundation. "Django Overview." [Online]. Available: https://www.djangoproject.com/start/overview/</w:delText>
          </w:r>
        </w:del>
      </w:ins>
    </w:p>
    <w:p w:rsidR="003C5893" w:rsidRPr="00AA5F69" w:rsidDel="00381551" w:rsidRDefault="003C5893" w:rsidP="005F6ECA">
      <w:pPr>
        <w:bidi/>
        <w:jc w:val="both"/>
        <w:rPr>
          <w:ins w:id="1988" w:author="BASHAR FAISAL" w:date="2026-04-23T20:27:00Z"/>
          <w:del w:id="1989" w:author="Maher" w:date="2026-04-24T00:07:00Z"/>
          <w:rFonts w:asciiTheme="majorBidi" w:hAnsiTheme="majorBidi" w:cstheme="majorBidi"/>
          <w:sz w:val="28"/>
          <w:szCs w:val="28"/>
        </w:rPr>
      </w:pPr>
      <w:ins w:id="1990" w:author="BASHAR FAISAL" w:date="2026-04-23T20:29:00Z">
        <w:del w:id="1991" w:author="Maher" w:date="2026-04-24T00:07:00Z">
          <w:r w:rsidRPr="00AA5F69" w:rsidDel="00381551">
            <w:rPr>
              <w:rFonts w:asciiTheme="majorBidi" w:hAnsiTheme="majorBidi" w:cstheme="majorBidi"/>
              <w:sz w:val="28"/>
              <w:szCs w:val="28"/>
              <w:rPrChange w:id="1992" w:author="Maher" w:date="2026-04-24T00:10:00Z">
                <w:rPr/>
              </w:rPrChange>
            </w:rPr>
            <w:delText xml:space="preserve"> </w:delText>
          </w:r>
        </w:del>
      </w:ins>
      <w:ins w:id="1993" w:author="BASHAR FAISAL" w:date="2026-04-23T20:28:00Z">
        <w:del w:id="1994" w:author="Maher" w:date="2026-04-24T00:07:00Z">
          <w:r w:rsidRPr="00AA5F69" w:rsidDel="00381551">
            <w:rPr>
              <w:rFonts w:asciiTheme="majorBidi" w:hAnsiTheme="majorBidi" w:cstheme="majorBidi"/>
              <w:sz w:val="28"/>
              <w:szCs w:val="28"/>
              <w:rPrChange w:id="1995" w:author="Maher" w:date="2026-04-24T00:10:00Z">
                <w:rPr/>
              </w:rPrChange>
            </w:rPr>
            <w:delText>[</w:delText>
          </w:r>
        </w:del>
      </w:ins>
      <w:ins w:id="1996" w:author="BASHAR FAISAL" w:date="2026-04-23T20:53:00Z">
        <w:del w:id="1997" w:author="Maher" w:date="2026-04-24T00:07:00Z">
          <w:r w:rsidR="005B2D0C" w:rsidRPr="00AA5F69" w:rsidDel="00381551">
            <w:rPr>
              <w:rFonts w:asciiTheme="majorBidi" w:hAnsiTheme="majorBidi" w:cstheme="majorBidi"/>
              <w:sz w:val="28"/>
              <w:szCs w:val="28"/>
            </w:rPr>
            <w:delText>6</w:delText>
          </w:r>
        </w:del>
      </w:ins>
      <w:ins w:id="1998" w:author="BASHAR FAISAL" w:date="2026-04-23T20:28:00Z">
        <w:del w:id="1999" w:author="Maher" w:date="2026-04-24T00:07:00Z">
          <w:r w:rsidRPr="00AA5F69" w:rsidDel="00381551">
            <w:rPr>
              <w:rFonts w:asciiTheme="majorBidi" w:hAnsiTheme="majorBidi" w:cstheme="majorBidi"/>
              <w:sz w:val="28"/>
              <w:szCs w:val="28"/>
              <w:rPrChange w:id="2000" w:author="Maher" w:date="2026-04-24T00:10:00Z">
                <w:rPr/>
              </w:rPrChange>
            </w:rPr>
            <w:delText>] PostgreSQL Global Development Group. "About PostgreSQL." [Online]. Available: https://www.postgresql.org/about/</w:delText>
          </w:r>
        </w:del>
      </w:ins>
    </w:p>
    <w:p w:rsidR="003C5893" w:rsidRPr="00AA5F69" w:rsidDel="00381551" w:rsidRDefault="003C5893">
      <w:pPr>
        <w:bidi/>
        <w:jc w:val="both"/>
        <w:rPr>
          <w:ins w:id="2001" w:author="BASHAR FAISAL" w:date="2026-04-23T20:29:00Z"/>
          <w:del w:id="2002" w:author="Maher" w:date="2026-04-24T00:07:00Z"/>
          <w:rFonts w:asciiTheme="majorBidi" w:hAnsiTheme="majorBidi" w:cstheme="majorBidi"/>
          <w:sz w:val="28"/>
          <w:szCs w:val="28"/>
          <w:rPrChange w:id="2003" w:author="Maher" w:date="2026-04-24T00:10:00Z">
            <w:rPr>
              <w:ins w:id="2004" w:author="BASHAR FAISAL" w:date="2026-04-23T20:29:00Z"/>
              <w:del w:id="2005" w:author="Maher" w:date="2026-04-24T00:07:00Z"/>
            </w:rPr>
          </w:rPrChange>
        </w:rPr>
        <w:pPrChange w:id="2006" w:author="Maher" w:date="2026-04-24T00:10:00Z">
          <w:pPr>
            <w:bidi/>
            <w:jc w:val="right"/>
          </w:pPr>
        </w:pPrChange>
      </w:pPr>
      <w:ins w:id="2007" w:author="BASHAR FAISAL" w:date="2026-04-23T20:29:00Z">
        <w:del w:id="2008" w:author="Maher" w:date="2026-04-24T00:07:00Z">
          <w:r w:rsidRPr="00AA5F69" w:rsidDel="00381551">
            <w:rPr>
              <w:rFonts w:asciiTheme="majorBidi" w:hAnsiTheme="majorBidi" w:cstheme="majorBidi"/>
              <w:sz w:val="28"/>
              <w:szCs w:val="28"/>
              <w:rPrChange w:id="2009" w:author="Maher" w:date="2026-04-24T00:10:00Z">
                <w:rPr/>
              </w:rPrChange>
            </w:rPr>
            <w:delText>[</w:delText>
          </w:r>
        </w:del>
      </w:ins>
      <w:ins w:id="2010" w:author="BASHAR FAISAL" w:date="2026-04-23T20:53:00Z">
        <w:del w:id="2011" w:author="Maher" w:date="2026-04-24T00:07:00Z">
          <w:r w:rsidR="005B2D0C" w:rsidRPr="00AA5F69" w:rsidDel="00381551">
            <w:rPr>
              <w:rFonts w:asciiTheme="majorBidi" w:hAnsiTheme="majorBidi" w:cstheme="majorBidi"/>
              <w:sz w:val="28"/>
              <w:szCs w:val="28"/>
            </w:rPr>
            <w:delText>7</w:delText>
          </w:r>
        </w:del>
      </w:ins>
      <w:ins w:id="2012" w:author="BASHAR FAISAL" w:date="2026-04-23T20:29:00Z">
        <w:del w:id="2013" w:author="Maher" w:date="2026-04-24T00:07:00Z">
          <w:r w:rsidRPr="00AA5F69" w:rsidDel="00381551">
            <w:rPr>
              <w:rFonts w:asciiTheme="majorBidi" w:hAnsiTheme="majorBidi" w:cstheme="majorBidi"/>
              <w:sz w:val="28"/>
              <w:szCs w:val="28"/>
              <w:rPrChange w:id="2014" w:author="Maher" w:date="2026-04-24T00:10:00Z">
                <w:rPr/>
              </w:rPrChange>
            </w:rPr>
            <w:delText>] Firebase Documentation. "Firebase Cloud Messaging." [Online]. Available: https://firebase.google.com/docs/cloud-messaging</w:delText>
          </w:r>
        </w:del>
      </w:ins>
    </w:p>
    <w:p w:rsidR="00385D2B" w:rsidRPr="00AA5F69" w:rsidDel="00381551" w:rsidRDefault="00385D2B">
      <w:pPr>
        <w:jc w:val="both"/>
        <w:rPr>
          <w:ins w:id="2015" w:author="BASHAR FAISAL" w:date="2026-04-23T21:10:00Z"/>
          <w:del w:id="2016" w:author="Maher" w:date="2026-04-24T00:07:00Z"/>
          <w:rFonts w:asciiTheme="majorBidi" w:hAnsiTheme="majorBidi" w:cstheme="majorBidi"/>
          <w:sz w:val="28"/>
          <w:szCs w:val="28"/>
        </w:rPr>
        <w:pPrChange w:id="2017" w:author="Maher" w:date="2026-04-24T00:10:00Z">
          <w:pPr>
            <w:bidi/>
            <w:jc w:val="both"/>
          </w:pPr>
        </w:pPrChange>
      </w:pPr>
      <w:ins w:id="2018" w:author="BASHAR FAISAL" w:date="2026-04-23T21:11:00Z">
        <w:del w:id="2019" w:author="Maher" w:date="2026-04-24T00:07:00Z">
          <w:r w:rsidRPr="00AA5F69" w:rsidDel="00381551">
            <w:rPr>
              <w:rFonts w:asciiTheme="majorBidi" w:hAnsiTheme="majorBidi" w:cs="Times New Roman"/>
              <w:sz w:val="28"/>
              <w:szCs w:val="28"/>
              <w:rtl/>
            </w:rPr>
            <w:delText xml:space="preserve">[8] </w:delText>
          </w:r>
        </w:del>
      </w:ins>
      <w:ins w:id="2020" w:author="BASHAR FAISAL" w:date="2026-04-23T21:10:00Z">
        <w:del w:id="2021" w:author="Maher" w:date="2026-04-24T00:07:00Z">
          <w:r w:rsidRPr="00AA5F69" w:rsidDel="00381551">
            <w:rPr>
              <w:rFonts w:asciiTheme="majorBidi" w:hAnsiTheme="majorBidi" w:cstheme="majorBidi"/>
              <w:sz w:val="28"/>
              <w:szCs w:val="28"/>
            </w:rPr>
            <w:delText>Ultralytics YOLO Docs: Home. (n.d.). Retrieved from https://docs.ultralytics.com</w:delText>
          </w:r>
          <w:r w:rsidRPr="00AA5F69" w:rsidDel="00381551">
            <w:rPr>
              <w:rFonts w:asciiTheme="majorBidi" w:hAnsiTheme="majorBidi" w:cs="Times New Roman"/>
              <w:sz w:val="28"/>
              <w:szCs w:val="28"/>
              <w:rtl/>
            </w:rPr>
            <w:delText>/</w:delText>
          </w:r>
        </w:del>
      </w:ins>
    </w:p>
    <w:p w:rsidR="00385D2B" w:rsidRPr="00AA5F69" w:rsidDel="00381551" w:rsidRDefault="00385D2B">
      <w:pPr>
        <w:jc w:val="both"/>
        <w:rPr>
          <w:ins w:id="2022" w:author="BASHAR FAISAL" w:date="2026-04-23T21:10:00Z"/>
          <w:del w:id="2023" w:author="Maher" w:date="2026-04-24T00:07:00Z"/>
          <w:rFonts w:asciiTheme="majorBidi" w:hAnsiTheme="majorBidi" w:cstheme="majorBidi"/>
          <w:sz w:val="28"/>
          <w:szCs w:val="28"/>
        </w:rPr>
        <w:pPrChange w:id="2024" w:author="Maher" w:date="2026-04-24T00:10:00Z">
          <w:pPr>
            <w:bidi/>
            <w:jc w:val="both"/>
          </w:pPr>
        </w:pPrChange>
      </w:pPr>
      <w:ins w:id="2025" w:author="BASHAR FAISAL" w:date="2026-04-23T21:10:00Z">
        <w:del w:id="2026" w:author="Maher" w:date="2026-04-24T00:07:00Z">
          <w:r w:rsidRPr="00AA5F69" w:rsidDel="00381551">
            <w:rPr>
              <w:rFonts w:asciiTheme="majorBidi" w:hAnsiTheme="majorBidi" w:cs="Times New Roman"/>
              <w:sz w:val="28"/>
              <w:szCs w:val="28"/>
              <w:rtl/>
            </w:rPr>
            <w:delText>[</w:delText>
          </w:r>
        </w:del>
      </w:ins>
      <w:ins w:id="2027" w:author="BASHAR FAISAL" w:date="2026-04-23T21:11:00Z">
        <w:del w:id="2028" w:author="Maher" w:date="2026-04-24T00:07:00Z">
          <w:r w:rsidRPr="00AA5F69" w:rsidDel="00381551">
            <w:rPr>
              <w:rFonts w:asciiTheme="majorBidi" w:hAnsiTheme="majorBidi" w:cs="Times New Roman"/>
              <w:sz w:val="28"/>
              <w:szCs w:val="28"/>
              <w:rtl/>
            </w:rPr>
            <w:delText>9</w:delText>
          </w:r>
        </w:del>
      </w:ins>
      <w:ins w:id="2029" w:author="BASHAR FAISAL" w:date="2026-04-23T21:10:00Z">
        <w:del w:id="2030" w:author="Maher" w:date="2026-04-24T00:07:00Z">
          <w:r w:rsidRPr="00AA5F69" w:rsidDel="00381551">
            <w:rPr>
              <w:rFonts w:asciiTheme="majorBidi" w:hAnsiTheme="majorBidi" w:cs="Times New Roman"/>
              <w:sz w:val="28"/>
              <w:szCs w:val="28"/>
              <w:rtl/>
            </w:rPr>
            <w:delText xml:space="preserve">] </w:delText>
          </w:r>
          <w:r w:rsidRPr="00AA5F69" w:rsidDel="00381551">
            <w:rPr>
              <w:rFonts w:asciiTheme="majorBidi" w:hAnsiTheme="majorBidi" w:cstheme="majorBidi"/>
              <w:sz w:val="28"/>
              <w:szCs w:val="28"/>
            </w:rPr>
            <w:delText>About - OpenCV. (n.d.). Retrieved from https://opencv.org/about</w:delText>
          </w:r>
          <w:r w:rsidRPr="00AA5F69" w:rsidDel="00381551">
            <w:rPr>
              <w:rFonts w:asciiTheme="majorBidi" w:hAnsiTheme="majorBidi" w:cs="Times New Roman"/>
              <w:sz w:val="28"/>
              <w:szCs w:val="28"/>
              <w:rtl/>
            </w:rPr>
            <w:delText>/</w:delText>
          </w:r>
        </w:del>
      </w:ins>
    </w:p>
    <w:p w:rsidR="00385D2B" w:rsidRPr="00AA5F69" w:rsidDel="00381551" w:rsidRDefault="00385D2B">
      <w:pPr>
        <w:jc w:val="both"/>
        <w:rPr>
          <w:ins w:id="2031" w:author="BASHAR FAISAL" w:date="2026-04-23T21:10:00Z"/>
          <w:del w:id="2032" w:author="Maher" w:date="2026-04-24T00:07:00Z"/>
          <w:rFonts w:asciiTheme="majorBidi" w:hAnsiTheme="majorBidi" w:cstheme="majorBidi"/>
          <w:sz w:val="28"/>
          <w:szCs w:val="28"/>
        </w:rPr>
        <w:pPrChange w:id="2033" w:author="Maher" w:date="2026-04-24T00:10:00Z">
          <w:pPr>
            <w:bidi/>
            <w:jc w:val="both"/>
          </w:pPr>
        </w:pPrChange>
      </w:pPr>
      <w:ins w:id="2034" w:author="BASHAR FAISAL" w:date="2026-04-23T21:10:00Z">
        <w:del w:id="2035" w:author="Maher" w:date="2026-04-24T00:07:00Z">
          <w:r w:rsidRPr="00AA5F69" w:rsidDel="00381551">
            <w:rPr>
              <w:rFonts w:asciiTheme="majorBidi" w:hAnsiTheme="majorBidi" w:cs="Times New Roman"/>
              <w:sz w:val="28"/>
              <w:szCs w:val="28"/>
              <w:rtl/>
            </w:rPr>
            <w:delText>[</w:delText>
          </w:r>
        </w:del>
      </w:ins>
      <w:ins w:id="2036" w:author="BASHAR FAISAL" w:date="2026-04-23T21:11:00Z">
        <w:del w:id="2037" w:author="Maher" w:date="2026-04-24T00:07:00Z">
          <w:r w:rsidRPr="00AA5F69" w:rsidDel="00381551">
            <w:rPr>
              <w:rFonts w:asciiTheme="majorBidi" w:hAnsiTheme="majorBidi" w:cs="Times New Roman"/>
              <w:sz w:val="28"/>
              <w:szCs w:val="28"/>
              <w:rtl/>
            </w:rPr>
            <w:delText>10</w:delText>
          </w:r>
        </w:del>
      </w:ins>
      <w:ins w:id="2038" w:author="BASHAR FAISAL" w:date="2026-04-23T21:10:00Z">
        <w:del w:id="2039" w:author="Maher" w:date="2026-04-24T00:07:00Z">
          <w:r w:rsidRPr="00AA5F69" w:rsidDel="00381551">
            <w:rPr>
              <w:rFonts w:asciiTheme="majorBidi" w:hAnsiTheme="majorBidi" w:cs="Times New Roman"/>
              <w:sz w:val="28"/>
              <w:szCs w:val="28"/>
              <w:rtl/>
            </w:rPr>
            <w:delText xml:space="preserve">] </w:delText>
          </w:r>
          <w:r w:rsidRPr="00AA5F69" w:rsidDel="00381551">
            <w:rPr>
              <w:rFonts w:asciiTheme="majorBidi" w:hAnsiTheme="majorBidi" w:cstheme="majorBidi"/>
              <w:sz w:val="28"/>
              <w:szCs w:val="28"/>
            </w:rPr>
            <w:delText>API Platform | OpenAI. (n.d.). Retrieved from https://openai.com/api</w:delText>
          </w:r>
          <w:r w:rsidRPr="00AA5F69" w:rsidDel="00381551">
            <w:rPr>
              <w:rFonts w:asciiTheme="majorBidi" w:hAnsiTheme="majorBidi" w:cs="Times New Roman"/>
              <w:sz w:val="28"/>
              <w:szCs w:val="28"/>
              <w:rtl/>
            </w:rPr>
            <w:delText>/</w:delText>
          </w:r>
        </w:del>
      </w:ins>
    </w:p>
    <w:p w:rsidR="001D4C08" w:rsidRPr="00AA5F69" w:rsidDel="009D6624" w:rsidRDefault="001D4C08" w:rsidP="005F6ECA">
      <w:pPr>
        <w:bidi/>
        <w:jc w:val="both"/>
        <w:rPr>
          <w:del w:id="2040" w:author="BASHAR FAISAL" w:date="2026-04-19T19:27:00Z"/>
          <w:rFonts w:asciiTheme="majorBidi" w:hAnsiTheme="majorBidi" w:cstheme="majorBidi"/>
          <w:sz w:val="28"/>
          <w:szCs w:val="28"/>
          <w:rtl/>
          <w:rPrChange w:id="2041" w:author="Maher" w:date="2026-04-24T00:10:00Z">
            <w:rPr>
              <w:del w:id="2042" w:author="BASHAR FAISAL" w:date="2026-04-19T19:27:00Z"/>
              <w:rFonts w:ascii="Traditional Arabic" w:hAnsi="Traditional Arabic" w:cs="Traditional Arabic"/>
              <w:sz w:val="28"/>
              <w:szCs w:val="28"/>
              <w:rtl/>
            </w:rPr>
          </w:rPrChange>
        </w:rPr>
      </w:pPr>
      <w:del w:id="2043" w:author="BASHAR FAISAL" w:date="2026-04-19T19:27:00Z">
        <w:r w:rsidRPr="00AA5F69" w:rsidDel="009D6624">
          <w:rPr>
            <w:rFonts w:asciiTheme="majorBidi" w:hAnsiTheme="majorBidi" w:cstheme="majorBidi"/>
            <w:sz w:val="28"/>
            <w:szCs w:val="28"/>
            <w:rtl/>
            <w:rPrChange w:id="2044" w:author="Maher" w:date="2026-04-24T00:10:00Z">
              <w:rPr>
                <w:rFonts w:ascii="Traditional Arabic" w:hAnsi="Traditional Arabic" w:cs="Traditional Arabic"/>
                <w:sz w:val="28"/>
                <w:szCs w:val="28"/>
                <w:rtl/>
              </w:rPr>
            </w:rPrChange>
          </w:rPr>
          <w:delText>تم استعراض المفاهيم الأساسية مثل أنظمة إدارة المطاعم</w:delText>
        </w:r>
        <w:r w:rsidRPr="00AA5F69" w:rsidDel="009D6624">
          <w:rPr>
            <w:rFonts w:asciiTheme="majorBidi" w:hAnsiTheme="majorBidi" w:cstheme="majorBidi"/>
            <w:sz w:val="28"/>
            <w:szCs w:val="28"/>
            <w:rPrChange w:id="2045" w:author="Maher" w:date="2026-04-24T00:10:00Z">
              <w:rPr>
                <w:rFonts w:ascii="Traditional Arabic" w:hAnsi="Traditional Arabic" w:cs="Traditional Arabic"/>
                <w:sz w:val="28"/>
                <w:szCs w:val="28"/>
              </w:rPr>
            </w:rPrChange>
          </w:rPr>
          <w:delText xml:space="preserve"> (RMS) </w:delText>
        </w:r>
        <w:r w:rsidRPr="00AA5F69" w:rsidDel="009D6624">
          <w:rPr>
            <w:rFonts w:asciiTheme="majorBidi" w:hAnsiTheme="majorBidi" w:cstheme="majorBidi"/>
            <w:sz w:val="28"/>
            <w:szCs w:val="28"/>
            <w:rtl/>
            <w:rPrChange w:id="2046" w:author="Maher" w:date="2026-04-24T00:10:00Z">
              <w:rPr>
                <w:rFonts w:ascii="Traditional Arabic" w:hAnsi="Traditional Arabic" w:cs="Traditional Arabic"/>
                <w:sz w:val="28"/>
                <w:szCs w:val="28"/>
                <w:rtl/>
              </w:rPr>
            </w:rPrChange>
          </w:rPr>
          <w:delText xml:space="preserve">ودورها في تحسين الكفاءة التشغيلية </w:delText>
        </w:r>
      </w:del>
      <w:del w:id="2047" w:author="BASHAR FAISAL" w:date="2026-04-19T16:59:00Z">
        <w:r w:rsidR="00D83C89" w:rsidRPr="00AA5F69" w:rsidDel="0023069A">
          <w:rPr>
            <w:rFonts w:asciiTheme="majorBidi" w:hAnsiTheme="majorBidi" w:cstheme="majorBidi"/>
            <w:sz w:val="28"/>
            <w:szCs w:val="28"/>
            <w:rtl/>
            <w:rPrChange w:id="2048" w:author="Maher" w:date="2026-04-24T00:10:00Z">
              <w:rPr>
                <w:rFonts w:ascii="Traditional Arabic" w:hAnsi="Traditional Arabic" w:cs="Traditional Arabic"/>
                <w:sz w:val="28"/>
                <w:szCs w:val="28"/>
                <w:rtl/>
              </w:rPr>
            </w:rPrChange>
          </w:rPr>
          <w:delText>(</w:delText>
        </w:r>
        <w:r w:rsidRPr="00AA5F69" w:rsidDel="0023069A">
          <w:rPr>
            <w:rFonts w:asciiTheme="majorBidi" w:hAnsiTheme="majorBidi" w:cstheme="majorBidi"/>
            <w:sz w:val="28"/>
            <w:szCs w:val="28"/>
            <w:rtl/>
            <w:rPrChange w:id="2049" w:author="Maher" w:date="2026-04-24T00:10:00Z">
              <w:rPr>
                <w:rFonts w:ascii="Traditional Arabic" w:hAnsi="Traditional Arabic" w:cs="Traditional Arabic"/>
                <w:sz w:val="28"/>
                <w:szCs w:val="28"/>
                <w:rtl/>
              </w:rPr>
            </w:rPrChange>
          </w:rPr>
          <w:delText>3)</w:delText>
        </w:r>
      </w:del>
      <w:del w:id="2050" w:author="BASHAR FAISAL" w:date="2026-04-19T19:27:00Z">
        <w:r w:rsidRPr="00AA5F69" w:rsidDel="009D6624">
          <w:rPr>
            <w:rFonts w:asciiTheme="majorBidi" w:hAnsiTheme="majorBidi" w:cstheme="majorBidi"/>
            <w:sz w:val="28"/>
            <w:szCs w:val="28"/>
            <w:rtl/>
            <w:rPrChange w:id="2051" w:author="Maher" w:date="2026-04-24T00:10:00Z">
              <w:rPr>
                <w:rFonts w:ascii="Traditional Arabic" w:hAnsi="Traditional Arabic" w:cs="Traditional Arabic"/>
                <w:sz w:val="28"/>
                <w:szCs w:val="28"/>
                <w:rtl/>
              </w:rPr>
            </w:rPrChange>
          </w:rPr>
          <w:delText>، وتقنيات الرؤية الحاسوبية</w:delText>
        </w:r>
        <w:r w:rsidRPr="00AA5F69" w:rsidDel="009D6624">
          <w:rPr>
            <w:rFonts w:asciiTheme="majorBidi" w:hAnsiTheme="majorBidi" w:cstheme="majorBidi"/>
            <w:sz w:val="28"/>
            <w:szCs w:val="28"/>
            <w:rPrChange w:id="2052" w:author="Maher" w:date="2026-04-24T00:10:00Z">
              <w:rPr>
                <w:rFonts w:ascii="Traditional Arabic" w:hAnsi="Traditional Arabic" w:cs="Traditional Arabic"/>
                <w:sz w:val="28"/>
                <w:szCs w:val="28"/>
              </w:rPr>
            </w:rPrChange>
          </w:rPr>
          <w:delText xml:space="preserve"> (Computer Vision) </w:delText>
        </w:r>
        <w:r w:rsidRPr="00AA5F69" w:rsidDel="009D6624">
          <w:rPr>
            <w:rFonts w:asciiTheme="majorBidi" w:hAnsiTheme="majorBidi" w:cstheme="majorBidi"/>
            <w:sz w:val="28"/>
            <w:szCs w:val="28"/>
            <w:rtl/>
            <w:rPrChange w:id="2053" w:author="Maher" w:date="2026-04-24T00:10:00Z">
              <w:rPr>
                <w:rFonts w:ascii="Traditional Arabic" w:hAnsi="Traditional Arabic" w:cs="Traditional Arabic"/>
                <w:sz w:val="28"/>
                <w:szCs w:val="28"/>
                <w:rtl/>
              </w:rPr>
            </w:rPrChange>
          </w:rPr>
          <w:delText xml:space="preserve">في رصد بيئات العمل لحظياً </w:delText>
        </w:r>
      </w:del>
      <w:del w:id="2054" w:author="BASHAR FAISAL" w:date="2026-04-19T16:59:00Z">
        <w:r w:rsidR="00D83C89" w:rsidRPr="00AA5F69" w:rsidDel="0023069A">
          <w:rPr>
            <w:rFonts w:asciiTheme="majorBidi" w:hAnsiTheme="majorBidi" w:cstheme="majorBidi"/>
            <w:sz w:val="28"/>
            <w:szCs w:val="28"/>
            <w:rtl/>
            <w:rPrChange w:id="2055" w:author="Maher" w:date="2026-04-24T00:10:00Z">
              <w:rPr>
                <w:rFonts w:ascii="Traditional Arabic" w:hAnsi="Traditional Arabic" w:cs="Traditional Arabic"/>
                <w:sz w:val="28"/>
                <w:szCs w:val="28"/>
                <w:rtl/>
              </w:rPr>
            </w:rPrChange>
          </w:rPr>
          <w:delText>(</w:delText>
        </w:r>
        <w:r w:rsidRPr="00AA5F69" w:rsidDel="0023069A">
          <w:rPr>
            <w:rFonts w:asciiTheme="majorBidi" w:hAnsiTheme="majorBidi" w:cstheme="majorBidi"/>
            <w:sz w:val="28"/>
            <w:szCs w:val="28"/>
            <w:rtl/>
            <w:rPrChange w:id="2056" w:author="Maher" w:date="2026-04-24T00:10:00Z">
              <w:rPr>
                <w:rFonts w:ascii="Traditional Arabic" w:hAnsi="Traditional Arabic" w:cs="Traditional Arabic"/>
                <w:sz w:val="28"/>
                <w:szCs w:val="28"/>
                <w:rtl/>
              </w:rPr>
            </w:rPrChange>
          </w:rPr>
          <w:delText>8)</w:delText>
        </w:r>
      </w:del>
      <w:del w:id="2057" w:author="BASHAR FAISAL" w:date="2026-04-19T19:27:00Z">
        <w:r w:rsidRPr="00AA5F69" w:rsidDel="009D6624">
          <w:rPr>
            <w:rFonts w:asciiTheme="majorBidi" w:hAnsiTheme="majorBidi" w:cstheme="majorBidi"/>
            <w:sz w:val="28"/>
            <w:szCs w:val="28"/>
            <w:rtl/>
            <w:rPrChange w:id="2058" w:author="Maher" w:date="2026-04-24T00:10:00Z">
              <w:rPr>
                <w:rFonts w:ascii="Traditional Arabic" w:hAnsi="Traditional Arabic" w:cs="Traditional Arabic"/>
                <w:sz w:val="28"/>
                <w:szCs w:val="28"/>
                <w:rtl/>
              </w:rPr>
            </w:rPrChange>
          </w:rPr>
          <w:delText xml:space="preserve">، بالإضافة إلى أهمية الذكاء الاصطناعي في أنظمة التوصية والمحادثة الذكية </w:delText>
        </w:r>
      </w:del>
      <w:del w:id="2059" w:author="BASHAR FAISAL" w:date="2026-04-19T16:59:00Z">
        <w:r w:rsidR="00D83C89" w:rsidRPr="00AA5F69" w:rsidDel="0023069A">
          <w:rPr>
            <w:rFonts w:asciiTheme="majorBidi" w:hAnsiTheme="majorBidi" w:cstheme="majorBidi"/>
            <w:sz w:val="28"/>
            <w:szCs w:val="28"/>
            <w:rtl/>
            <w:rPrChange w:id="2060" w:author="Maher" w:date="2026-04-24T00:10:00Z">
              <w:rPr>
                <w:rFonts w:ascii="Traditional Arabic" w:hAnsi="Traditional Arabic" w:cs="Traditional Arabic"/>
                <w:sz w:val="28"/>
                <w:szCs w:val="28"/>
                <w:rtl/>
              </w:rPr>
            </w:rPrChange>
          </w:rPr>
          <w:delText>(</w:delText>
        </w:r>
        <w:r w:rsidRPr="00AA5F69" w:rsidDel="0023069A">
          <w:rPr>
            <w:rFonts w:asciiTheme="majorBidi" w:hAnsiTheme="majorBidi" w:cstheme="majorBidi"/>
            <w:sz w:val="28"/>
            <w:szCs w:val="28"/>
            <w:rtl/>
            <w:rPrChange w:id="2061" w:author="Maher" w:date="2026-04-24T00:10:00Z">
              <w:rPr>
                <w:rFonts w:ascii="Traditional Arabic" w:hAnsi="Traditional Arabic" w:cs="Traditional Arabic"/>
                <w:sz w:val="28"/>
                <w:szCs w:val="28"/>
                <w:rtl/>
              </w:rPr>
            </w:rPrChange>
          </w:rPr>
          <w:delText>4)</w:delText>
        </w:r>
      </w:del>
      <w:del w:id="2062" w:author="BASHAR FAISAL" w:date="2026-04-19T19:27:00Z">
        <w:r w:rsidRPr="00AA5F69" w:rsidDel="009D6624">
          <w:rPr>
            <w:rFonts w:asciiTheme="majorBidi" w:hAnsiTheme="majorBidi" w:cstheme="majorBidi"/>
            <w:sz w:val="28"/>
            <w:szCs w:val="28"/>
            <w:rtl/>
            <w:rPrChange w:id="2063" w:author="Maher" w:date="2026-04-24T00:10:00Z">
              <w:rPr>
                <w:rFonts w:ascii="Traditional Arabic" w:hAnsi="Traditional Arabic" w:cs="Traditional Arabic"/>
                <w:sz w:val="28"/>
                <w:szCs w:val="28"/>
                <w:rtl/>
              </w:rPr>
            </w:rPrChange>
          </w:rPr>
          <w:delText>. كما تم تفصيل الأدوات البرمجية المختارة</w:delText>
        </w:r>
        <w:r w:rsidRPr="00AA5F69" w:rsidDel="009D6624">
          <w:rPr>
            <w:rFonts w:asciiTheme="majorBidi" w:hAnsiTheme="majorBidi" w:cstheme="majorBidi"/>
            <w:sz w:val="28"/>
            <w:szCs w:val="28"/>
            <w:rPrChange w:id="2064" w:author="Maher" w:date="2026-04-24T00:10:00Z">
              <w:rPr>
                <w:rFonts w:ascii="Traditional Arabic" w:hAnsi="Traditional Arabic" w:cs="Traditional Arabic"/>
                <w:sz w:val="28"/>
                <w:szCs w:val="28"/>
              </w:rPr>
            </w:rPrChange>
          </w:rPr>
          <w:delText xml:space="preserve"> (Flutter, Next.js, Django, PostgreSQL, Firebase) </w:delText>
        </w:r>
        <w:r w:rsidRPr="00AA5F69" w:rsidDel="009D6624">
          <w:rPr>
            <w:rFonts w:asciiTheme="majorBidi" w:hAnsiTheme="majorBidi" w:cstheme="majorBidi"/>
            <w:sz w:val="28"/>
            <w:szCs w:val="28"/>
            <w:rtl/>
            <w:rPrChange w:id="2065" w:author="Maher" w:date="2026-04-24T00:10:00Z">
              <w:rPr>
                <w:rFonts w:ascii="Traditional Arabic" w:hAnsi="Traditional Arabic" w:cs="Traditional Arabic"/>
                <w:sz w:val="28"/>
                <w:szCs w:val="28"/>
                <w:rtl/>
              </w:rPr>
            </w:rPrChange>
          </w:rPr>
          <w:delText>ومبررات اختيارها لضمان بناء نظام قوي وقابل للتوسع</w:delText>
        </w:r>
        <w:r w:rsidRPr="00AA5F69" w:rsidDel="009D6624">
          <w:rPr>
            <w:rFonts w:asciiTheme="majorBidi" w:hAnsiTheme="majorBidi" w:cstheme="majorBidi"/>
            <w:sz w:val="28"/>
            <w:szCs w:val="28"/>
            <w:rPrChange w:id="2066" w:author="Maher" w:date="2026-04-24T00:10:00Z">
              <w:rPr>
                <w:rFonts w:ascii="Traditional Arabic" w:hAnsi="Traditional Arabic" w:cs="Traditional Arabic"/>
                <w:sz w:val="28"/>
                <w:szCs w:val="28"/>
              </w:rPr>
            </w:rPrChange>
          </w:rPr>
          <w:delText xml:space="preserve"> </w:delText>
        </w:r>
      </w:del>
      <w:del w:id="2067" w:author="BASHAR FAISAL" w:date="2026-04-19T17:00:00Z">
        <w:r w:rsidR="00D83C89" w:rsidRPr="00AA5F69" w:rsidDel="0023069A">
          <w:rPr>
            <w:rFonts w:asciiTheme="majorBidi" w:hAnsiTheme="majorBidi" w:cstheme="majorBidi"/>
            <w:sz w:val="28"/>
            <w:szCs w:val="28"/>
            <w:rPrChange w:id="2068" w:author="Maher" w:date="2026-04-24T00:10:00Z">
              <w:rPr>
                <w:rFonts w:ascii="Traditional Arabic" w:hAnsi="Traditional Arabic" w:cs="Traditional Arabic"/>
                <w:sz w:val="28"/>
                <w:szCs w:val="28"/>
              </w:rPr>
            </w:rPrChange>
          </w:rPr>
          <w:delText>(</w:delText>
        </w:r>
        <w:r w:rsidRPr="00AA5F69" w:rsidDel="0023069A">
          <w:rPr>
            <w:rFonts w:asciiTheme="majorBidi" w:hAnsiTheme="majorBidi" w:cstheme="majorBidi"/>
            <w:sz w:val="28"/>
            <w:szCs w:val="28"/>
            <w:rPrChange w:id="2069" w:author="Maher" w:date="2026-04-24T00:10:00Z">
              <w:rPr>
                <w:rFonts w:ascii="Traditional Arabic" w:hAnsi="Traditional Arabic" w:cs="Traditional Arabic"/>
                <w:sz w:val="28"/>
                <w:szCs w:val="28"/>
              </w:rPr>
            </w:rPrChange>
          </w:rPr>
          <w:delText>5).</w:delText>
        </w:r>
      </w:del>
    </w:p>
    <w:p w:rsidR="001D4C08" w:rsidRPr="00AA5F69" w:rsidDel="009D6624" w:rsidRDefault="001D4C08">
      <w:pPr>
        <w:bidi/>
        <w:jc w:val="both"/>
        <w:rPr>
          <w:del w:id="2070" w:author="BASHAR FAISAL" w:date="2026-04-19T19:27:00Z"/>
          <w:rFonts w:asciiTheme="majorBidi" w:hAnsiTheme="majorBidi" w:cstheme="majorBidi"/>
          <w:sz w:val="28"/>
          <w:szCs w:val="28"/>
          <w:rtl/>
          <w:rPrChange w:id="2071" w:author="Maher" w:date="2026-04-24T00:10:00Z">
            <w:rPr>
              <w:del w:id="2072" w:author="BASHAR FAISAL" w:date="2026-04-19T19:27:00Z"/>
              <w:rFonts w:ascii="Traditional Arabic" w:hAnsi="Traditional Arabic" w:cs="Traditional Arabic"/>
              <w:sz w:val="28"/>
              <w:szCs w:val="28"/>
              <w:rtl/>
            </w:rPr>
          </w:rPrChange>
        </w:rPr>
        <w:pPrChange w:id="2073" w:author="Maher" w:date="2026-04-24T00:10:00Z">
          <w:pPr>
            <w:bidi/>
            <w:jc w:val="both"/>
          </w:pPr>
        </w:pPrChange>
      </w:pPr>
      <w:del w:id="2074" w:author="BASHAR FAISAL" w:date="2026-04-19T19:27:00Z">
        <w:r w:rsidRPr="00AA5F69" w:rsidDel="009D6624">
          <w:rPr>
            <w:rFonts w:asciiTheme="majorBidi" w:hAnsiTheme="majorBidi" w:cstheme="majorBidi"/>
            <w:sz w:val="28"/>
            <w:szCs w:val="28"/>
            <w:rtl/>
            <w:rPrChange w:id="2075" w:author="Maher" w:date="2026-04-24T00:10:00Z">
              <w:rPr>
                <w:rFonts w:ascii="Traditional Arabic" w:hAnsi="Traditional Arabic" w:cs="Traditional Arabic"/>
                <w:sz w:val="28"/>
                <w:szCs w:val="28"/>
                <w:rtl/>
              </w:rPr>
            </w:rPrChange>
          </w:rPr>
          <w:delText xml:space="preserve">أظهرت مراجعة الدراسات السابقة وجود فجوة واضحة في الحلول الحالية، خاصة فيما يتعلق بالتكامل الشامل بين الجوانب التجارية والخيرية، والأتمتة الذكية لعمليات إدارة الفائض، والشفافية اللحظية في التوزيع </w:delText>
        </w:r>
      </w:del>
      <w:del w:id="2076" w:author="BASHAR FAISAL" w:date="2026-04-19T17:00:00Z">
        <w:r w:rsidR="00D83C89" w:rsidRPr="00AA5F69" w:rsidDel="0023069A">
          <w:rPr>
            <w:rFonts w:asciiTheme="majorBidi" w:hAnsiTheme="majorBidi" w:cstheme="majorBidi"/>
            <w:sz w:val="28"/>
            <w:szCs w:val="28"/>
            <w:rtl/>
            <w:rPrChange w:id="2077" w:author="Maher" w:date="2026-04-24T00:10:00Z">
              <w:rPr>
                <w:rFonts w:ascii="Traditional Arabic" w:hAnsi="Traditional Arabic" w:cs="Traditional Arabic"/>
                <w:sz w:val="28"/>
                <w:szCs w:val="28"/>
                <w:rtl/>
              </w:rPr>
            </w:rPrChange>
          </w:rPr>
          <w:delText>(</w:delText>
        </w:r>
        <w:r w:rsidRPr="00AA5F69" w:rsidDel="0023069A">
          <w:rPr>
            <w:rFonts w:asciiTheme="majorBidi" w:hAnsiTheme="majorBidi" w:cstheme="majorBidi"/>
            <w:sz w:val="28"/>
            <w:szCs w:val="28"/>
            <w:rtl/>
            <w:rPrChange w:id="2078" w:author="Maher" w:date="2026-04-24T00:10:00Z">
              <w:rPr>
                <w:rFonts w:ascii="Traditional Arabic" w:hAnsi="Traditional Arabic" w:cs="Traditional Arabic"/>
                <w:sz w:val="28"/>
                <w:szCs w:val="28"/>
                <w:rtl/>
              </w:rPr>
            </w:rPrChange>
          </w:rPr>
          <w:delText>6)</w:delText>
        </w:r>
      </w:del>
      <w:del w:id="2079" w:author="BASHAR FAISAL" w:date="2026-04-19T19:27:00Z">
        <w:r w:rsidRPr="00AA5F69" w:rsidDel="009D6624">
          <w:rPr>
            <w:rFonts w:asciiTheme="majorBidi" w:hAnsiTheme="majorBidi" w:cstheme="majorBidi"/>
            <w:sz w:val="28"/>
            <w:szCs w:val="28"/>
            <w:rtl/>
            <w:rPrChange w:id="2080" w:author="Maher" w:date="2026-04-24T00:10:00Z">
              <w:rPr>
                <w:rFonts w:ascii="Traditional Arabic" w:hAnsi="Traditional Arabic" w:cs="Traditional Arabic"/>
                <w:sz w:val="28"/>
                <w:szCs w:val="28"/>
                <w:rtl/>
              </w:rPr>
            </w:rPrChange>
          </w:rPr>
          <w:delText xml:space="preserve">. وقد تم إبراز القيمة المضافة لمنصة "عاون" في سد هذه الفجوات من خلال نموذجها الهجين، وتوظيفها للرؤية الحاسوبية، وبنائها لمنظومة لوجستية ذكية تضمن وصول الغذاء بجودة عالية وتوثيق كامل </w:delText>
        </w:r>
        <w:r w:rsidRPr="00AA5F69" w:rsidDel="009D6624">
          <w:rPr>
            <w:rFonts w:asciiTheme="majorBidi" w:hAnsiTheme="majorBidi" w:cstheme="majorBidi"/>
            <w:sz w:val="28"/>
            <w:szCs w:val="28"/>
            <w:rPrChange w:id="2081" w:author="Maher" w:date="2026-04-24T00:10:00Z">
              <w:rPr>
                <w:rFonts w:ascii="Traditional Arabic" w:hAnsi="Traditional Arabic" w:cs="Traditional Arabic"/>
                <w:sz w:val="28"/>
                <w:szCs w:val="28"/>
              </w:rPr>
            </w:rPrChange>
          </w:rPr>
          <w:delText xml:space="preserve"> </w:delText>
        </w:r>
      </w:del>
      <w:del w:id="2082" w:author="BASHAR FAISAL" w:date="2026-04-19T17:00:00Z">
        <w:r w:rsidR="00D83C89" w:rsidRPr="00AA5F69" w:rsidDel="0023069A">
          <w:rPr>
            <w:rFonts w:asciiTheme="majorBidi" w:hAnsiTheme="majorBidi" w:cstheme="majorBidi"/>
            <w:sz w:val="28"/>
            <w:szCs w:val="28"/>
            <w:rPrChange w:id="2083" w:author="Maher" w:date="2026-04-24T00:10:00Z">
              <w:rPr>
                <w:rFonts w:ascii="Traditional Arabic" w:hAnsi="Traditional Arabic" w:cs="Traditional Arabic"/>
                <w:sz w:val="28"/>
                <w:szCs w:val="28"/>
              </w:rPr>
            </w:rPrChange>
          </w:rPr>
          <w:delText>(</w:delText>
        </w:r>
        <w:r w:rsidRPr="00AA5F69" w:rsidDel="0023069A">
          <w:rPr>
            <w:rFonts w:asciiTheme="majorBidi" w:hAnsiTheme="majorBidi" w:cstheme="majorBidi"/>
            <w:sz w:val="28"/>
            <w:szCs w:val="28"/>
            <w:rPrChange w:id="2084" w:author="Maher" w:date="2026-04-24T00:10:00Z">
              <w:rPr>
                <w:rFonts w:ascii="Traditional Arabic" w:hAnsi="Traditional Arabic" w:cs="Traditional Arabic"/>
                <w:sz w:val="28"/>
                <w:szCs w:val="28"/>
              </w:rPr>
            </w:rPrChange>
          </w:rPr>
          <w:delText>13).</w:delText>
        </w:r>
      </w:del>
    </w:p>
    <w:p w:rsidR="009A3CD9" w:rsidRPr="00AA5F69" w:rsidRDefault="001D4C08">
      <w:pPr>
        <w:bidi/>
        <w:jc w:val="both"/>
        <w:rPr>
          <w:rFonts w:asciiTheme="majorBidi" w:hAnsiTheme="majorBidi" w:cstheme="majorBidi"/>
          <w:sz w:val="28"/>
          <w:szCs w:val="28"/>
          <w:rPrChange w:id="2085" w:author="Maher" w:date="2026-04-24T00:10:00Z">
            <w:rPr>
              <w:rFonts w:ascii="Traditional Arabic" w:hAnsi="Traditional Arabic" w:cs="Traditional Arabic"/>
              <w:sz w:val="28"/>
              <w:szCs w:val="28"/>
            </w:rPr>
          </w:rPrChange>
        </w:rPr>
        <w:pPrChange w:id="2086" w:author="Maher" w:date="2026-04-24T00:10:00Z">
          <w:pPr>
            <w:bidi/>
            <w:jc w:val="both"/>
          </w:pPr>
        </w:pPrChange>
      </w:pPr>
      <w:del w:id="2087" w:author="BASHAR FAISAL" w:date="2026-04-19T19:27:00Z">
        <w:r w:rsidRPr="00AA5F69" w:rsidDel="009D6624">
          <w:rPr>
            <w:rFonts w:asciiTheme="majorBidi" w:hAnsiTheme="majorBidi" w:cstheme="majorBidi"/>
            <w:sz w:val="28"/>
            <w:szCs w:val="28"/>
            <w:rtl/>
            <w:rPrChange w:id="2088" w:author="Maher" w:date="2026-04-24T00:10:00Z">
              <w:rPr>
                <w:rFonts w:ascii="Traditional Arabic" w:hAnsi="Traditional Arabic" w:cs="Traditional Arabic"/>
                <w:sz w:val="28"/>
                <w:szCs w:val="28"/>
                <w:rtl/>
              </w:rPr>
            </w:rPrChange>
          </w:rPr>
          <w:delText>يؤكد هذا الفصل على أن "عاون" تمثل خطوة نوعية نحو تحقيق الأمن الغذائي المستدام وتقليل الهدر، مع الالتزام بأخلاقيات الذكاء الاصطناعي في التعامل مع البيانات والمستفيدين</w:delText>
        </w:r>
        <w:r w:rsidRPr="00AA5F69" w:rsidDel="009D6624">
          <w:rPr>
            <w:rFonts w:asciiTheme="majorBidi" w:hAnsiTheme="majorBidi" w:cstheme="majorBidi"/>
            <w:sz w:val="28"/>
            <w:szCs w:val="28"/>
            <w:rPrChange w:id="2089" w:author="Maher" w:date="2026-04-24T00:10:00Z">
              <w:rPr>
                <w:rFonts w:ascii="Traditional Arabic" w:hAnsi="Traditional Arabic" w:cs="Traditional Arabic"/>
                <w:sz w:val="28"/>
                <w:szCs w:val="28"/>
              </w:rPr>
            </w:rPrChange>
          </w:rPr>
          <w:delText xml:space="preserve"> </w:delText>
        </w:r>
      </w:del>
      <w:del w:id="2090" w:author="BASHAR FAISAL" w:date="2026-04-19T17:00:00Z">
        <w:r w:rsidR="00D83C89" w:rsidRPr="00AA5F69" w:rsidDel="0023069A">
          <w:rPr>
            <w:rFonts w:asciiTheme="majorBidi" w:hAnsiTheme="majorBidi" w:cstheme="majorBidi"/>
            <w:sz w:val="28"/>
            <w:szCs w:val="28"/>
            <w:rPrChange w:id="2091" w:author="Maher" w:date="2026-04-24T00:10:00Z">
              <w:rPr>
                <w:rFonts w:ascii="Traditional Arabic" w:hAnsi="Traditional Arabic" w:cs="Traditional Arabic"/>
                <w:sz w:val="28"/>
                <w:szCs w:val="28"/>
              </w:rPr>
            </w:rPrChange>
          </w:rPr>
          <w:delText>(</w:delText>
        </w:r>
        <w:r w:rsidRPr="00AA5F69" w:rsidDel="0023069A">
          <w:rPr>
            <w:rFonts w:asciiTheme="majorBidi" w:hAnsiTheme="majorBidi" w:cstheme="majorBidi"/>
            <w:sz w:val="28"/>
            <w:szCs w:val="28"/>
            <w:rPrChange w:id="2092" w:author="Maher" w:date="2026-04-24T00:10:00Z">
              <w:rPr>
                <w:rFonts w:ascii="Traditional Arabic" w:hAnsi="Traditional Arabic" w:cs="Traditional Arabic"/>
                <w:sz w:val="28"/>
                <w:szCs w:val="28"/>
              </w:rPr>
            </w:rPrChange>
          </w:rPr>
          <w:delText>14).</w:delText>
        </w:r>
      </w:del>
    </w:p>
    <w:sectPr w:rsidR="009A3CD9" w:rsidRPr="00AA5F69" w:rsidSect="005F6ECA">
      <w:headerReference w:type="default" r:id="rId9"/>
      <w:footerReference w:type="default" r:id="rId10"/>
      <w:pgSz w:w="12240" w:h="15840"/>
      <w:pgMar w:top="851" w:right="1418" w:bottom="851" w:left="851" w:header="709" w:footer="709" w:gutter="0"/>
      <w:pgNumType w:start="7"/>
      <w:cols w:space="708"/>
      <w:titlePg w:val="0"/>
      <w:docGrid w:linePitch="360"/>
      <w:sectPrChange w:id="2114" w:author="Maher" w:date="2026-04-28T17:01:00Z">
        <w:sectPr w:rsidR="009A3CD9" w:rsidRPr="00AA5F69" w:rsidSect="005F6ECA">
          <w:pgMar w:top="851" w:right="1418" w:bottom="851" w:left="851" w:header="709" w:footer="709" w:gutter="0"/>
          <w:titlePg/>
        </w:sectPr>
      </w:sectPrChang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7E79" w:rsidRDefault="00BB7E79" w:rsidP="005D2197">
      <w:pPr>
        <w:spacing w:after="0" w:line="240" w:lineRule="auto"/>
      </w:pPr>
      <w:r>
        <w:separator/>
      </w:r>
    </w:p>
  </w:endnote>
  <w:endnote w:type="continuationSeparator" w:id="0">
    <w:p w:rsidR="00BB7E79" w:rsidRDefault="00BB7E79" w:rsidP="005D2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ustomXmlInsRangeStart w:id="2111" w:author="Maher" w:date="2026-04-24T19:05:00Z"/>
  <w:sdt>
    <w:sdtPr>
      <w:id w:val="-196092724"/>
      <w:docPartObj>
        <w:docPartGallery w:val="Page Numbers (Bottom of Page)"/>
        <w:docPartUnique/>
      </w:docPartObj>
    </w:sdtPr>
    <w:sdtEndPr/>
    <w:sdtContent>
      <w:customXmlInsRangeEnd w:id="2111"/>
      <w:p w:rsidR="001D4C08" w:rsidRDefault="008A3090">
        <w:pPr>
          <w:pStyle w:val="a5"/>
        </w:pPr>
        <w:ins w:id="2112" w:author="Maher" w:date="2026-04-24T19:05:00Z">
          <w:r>
            <w:rPr>
              <w:noProof/>
              <w:rtl/>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3" name="قوس متوسط مزدوج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8A3090" w:rsidRDefault="008A3090">
                                <w:pPr>
                                  <w:jc w:val="center"/>
                                </w:pPr>
                                <w:r>
                                  <w:fldChar w:fldCharType="begin"/>
                                </w:r>
                                <w:r>
                                  <w:instrText>PAGE    \* MERGEFORMAT</w:instrText>
                                </w:r>
                                <w:r>
                                  <w:fldChar w:fldCharType="separate"/>
                                </w:r>
                                <w:r w:rsidR="00BB7E79" w:rsidRPr="00BB7E79">
                                  <w:rPr>
                                    <w:rFonts w:cs="Calibri"/>
                                    <w:noProof/>
                                    <w:lang w:val="ar-SA"/>
                                  </w:rPr>
                                  <w:t>7</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قوس متوسط مزدوج 3"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" filled="t" strokecolor="gray" strokeweight="2.25pt">
                    <v:textbox inset=",0,,0">
                      <w:txbxContent>
                        <w:p w:rsidR="008A3090" w:rsidRDefault="008A3090">
                          <w:pPr>
                            <w:jc w:val="center"/>
                          </w:pPr>
                          <w:r>
                            <w:fldChar w:fldCharType="begin"/>
                          </w:r>
                          <w:r>
                            <w:instrText>PAGE    \* MERGEFORMAT</w:instrText>
                          </w:r>
                          <w:r>
                            <w:fldChar w:fldCharType="separate"/>
                          </w:r>
                          <w:r w:rsidR="00BB7E79" w:rsidRPr="00BB7E79">
                            <w:rPr>
                              <w:rFonts w:cs="Calibri"/>
                              <w:noProof/>
                              <w:lang w:val="ar-SA"/>
                            </w:rPr>
                            <w:t>7</w:t>
                          </w:r>
                          <w:r>
                            <w:fldChar w:fldCharType="end"/>
                          </w:r>
                        </w:p>
                      </w:txbxContent>
                    </v:textbox>
                    <w10:wrap anchorx="margin" anchory="margin"/>
                  </v:shape>
                </w:pict>
              </mc:Fallback>
            </mc:AlternateContent>
          </w:r>
          <w:r>
            <w:rPr>
              <w:noProof/>
              <w:rtl/>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2" name="رابط كسهم مستقيم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9646262" id="_x0000_t32" coordsize="21600,21600" o:spt="32" o:oned="t" path="m,l21600,21600e" filled="f">
                    <v:path arrowok="t" fillok="f" o:connecttype="none"/>
                    <o:lock v:ext="edit" shapetype="t"/>
                  </v:shapetype>
                  <v:shape id="رابط كسهم مستقيم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" strokecolor="gray" strokeweight="1pt">
                    <w10:wrap anchorx="margin" anchory="margin"/>
                  </v:shape>
                </w:pict>
              </mc:Fallback>
            </mc:AlternateContent>
          </w:r>
        </w:ins>
      </w:p>
      <w:customXmlInsRangeStart w:id="2113" w:author="Maher" w:date="2026-04-24T19:05:00Z"/>
    </w:sdtContent>
  </w:sdt>
  <w:customXmlInsRangeEnd w:id="211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7E79" w:rsidRDefault="00BB7E79" w:rsidP="005D2197">
      <w:pPr>
        <w:spacing w:after="0" w:line="240" w:lineRule="auto"/>
      </w:pPr>
      <w:r>
        <w:separator/>
      </w:r>
    </w:p>
  </w:footnote>
  <w:footnote w:type="continuationSeparator" w:id="0">
    <w:p w:rsidR="00BB7E79" w:rsidRDefault="00BB7E79" w:rsidP="005D2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093" w:author="Maher" w:date="2026-04-24T00:09:00Z">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969"/>
      <w:gridCol w:w="6002"/>
      <w:tblGridChange w:id="2094">
        <w:tblGrid>
          <w:gridCol w:w="1858"/>
          <w:gridCol w:w="8113"/>
        </w:tblGrid>
      </w:tblGridChange>
    </w:tblGrid>
    <w:tr w:rsidR="00B50344" w:rsidRPr="00B50344" w:rsidTr="008E3671">
      <w:tc>
        <w:tcPr>
          <w:tcW w:w="3969" w:type="dxa"/>
          <w:tcBorders>
            <w:bottom w:val="single" w:sz="4" w:space="0" w:color="auto"/>
          </w:tcBorders>
          <w:shd w:val="clear" w:color="auto" w:fill="auto"/>
          <w:tcPrChange w:id="2095" w:author="Maher" w:date="2026-04-24T00:09:00Z">
            <w:tcPr>
              <w:tcW w:w="1276" w:type="dxa"/>
              <w:tcBorders>
                <w:bottom w:val="single" w:sz="4" w:space="0" w:color="auto"/>
              </w:tcBorders>
              <w:shd w:val="clear" w:color="auto" w:fill="auto"/>
            </w:tcPr>
          </w:tcPrChange>
        </w:tcPr>
        <w:p w:rsidR="001D4C08" w:rsidRPr="00B50344" w:rsidRDefault="008E3671">
          <w:pPr>
            <w:pStyle w:val="a4"/>
            <w:ind w:left="720"/>
            <w:jc w:val="center"/>
            <w:rPr>
              <w:rFonts w:asciiTheme="majorBidi" w:hAnsiTheme="majorBidi" w:cstheme="majorBidi"/>
              <w:sz w:val="28"/>
              <w:szCs w:val="28"/>
              <w:rPrChange w:id="2096" w:author="BASHAR FAISAL" w:date="2026-04-19T19:01:00Z">
                <w:rPr>
                  <w:rFonts w:ascii="Traditional Arabic" w:hAnsi="Traditional Arabic" w:cs="Traditional Arabic"/>
                  <w:sz w:val="28"/>
                  <w:szCs w:val="28"/>
                </w:rPr>
              </w:rPrChange>
            </w:rPr>
            <w:pPrChange w:id="2097" w:author="BASHAR FAISAL" w:date="2026-04-19T19:02:00Z">
              <w:pPr>
                <w:pStyle w:val="a4"/>
                <w:jc w:val="right"/>
              </w:pPr>
            </w:pPrChange>
          </w:pPr>
          <w:ins w:id="2098" w:author="Maher" w:date="2026-04-24T00:09:00Z">
            <w:r w:rsidRPr="00233241">
              <w:rPr>
                <w:rFonts w:asciiTheme="majorBidi" w:hAnsiTheme="majorBidi" w:cstheme="majorBidi"/>
                <w:sz w:val="28"/>
                <w:szCs w:val="28"/>
                <w:rtl/>
              </w:rPr>
              <w:t>الإطار النظري والدراسات السابقة</w:t>
            </w:r>
            <w:r w:rsidDel="008E3671">
              <w:rPr>
                <w:rFonts w:asciiTheme="majorBidi" w:hAnsiTheme="majorBidi" w:cstheme="majorBidi" w:hint="cs"/>
                <w:sz w:val="28"/>
                <w:szCs w:val="28"/>
                <w:rtl/>
              </w:rPr>
              <w:t xml:space="preserve"> </w:t>
            </w:r>
          </w:ins>
          <w:ins w:id="2099" w:author="BASHAR FAISAL" w:date="2026-04-19T19:02:00Z">
            <w:del w:id="2100" w:author="Maher" w:date="2026-04-24T00:09:00Z">
              <w:r w:rsidR="00B50344" w:rsidDel="008E3671">
                <w:rPr>
                  <w:rFonts w:asciiTheme="majorBidi" w:hAnsiTheme="majorBidi" w:cstheme="majorBidi" w:hint="cs"/>
                  <w:sz w:val="28"/>
                  <w:szCs w:val="28"/>
                  <w:rtl/>
                </w:rPr>
                <w:delText>م</w:delText>
              </w:r>
            </w:del>
          </w:ins>
          <w:ins w:id="2101" w:author="BASHAR FAISAL" w:date="2026-04-19T19:03:00Z">
            <w:del w:id="2102" w:author="Maher" w:date="2026-04-24T00:09:00Z">
              <w:r w:rsidR="00B50344" w:rsidDel="008E3671">
                <w:rPr>
                  <w:rFonts w:asciiTheme="majorBidi" w:hAnsiTheme="majorBidi" w:cstheme="majorBidi" w:hint="cs"/>
                  <w:sz w:val="28"/>
                  <w:szCs w:val="28"/>
                  <w:rtl/>
                </w:rPr>
                <w:delText>نصة عاون</w:delText>
              </w:r>
            </w:del>
          </w:ins>
          <w:del w:id="2103" w:author="BASHAR FAISAL" w:date="2026-04-19T19:01:00Z">
            <w:r w:rsidR="001D4C08" w:rsidRPr="00B50344" w:rsidDel="00B50344">
              <w:rPr>
                <w:rFonts w:asciiTheme="majorBidi" w:hAnsiTheme="majorBidi" w:cstheme="majorBidi"/>
                <w:sz w:val="28"/>
                <w:szCs w:val="28"/>
                <w:rtl/>
                <w:rPrChange w:id="2104" w:author="BASHAR FAISAL" w:date="2026-04-19T19:01:00Z">
                  <w:rPr>
                    <w:rFonts w:ascii="Traditional Arabic" w:hAnsi="Traditional Arabic" w:cs="Traditional Arabic"/>
                    <w:sz w:val="28"/>
                    <w:szCs w:val="28"/>
                    <w:rtl/>
                  </w:rPr>
                </w:rPrChange>
              </w:rPr>
              <w:delText>منصة عاون</w:delText>
            </w:r>
          </w:del>
        </w:p>
      </w:tc>
      <w:tc>
        <w:tcPr>
          <w:tcW w:w="6002" w:type="dxa"/>
          <w:tcBorders>
            <w:bottom w:val="single" w:sz="4" w:space="0" w:color="auto"/>
          </w:tcBorders>
          <w:shd w:val="clear" w:color="auto" w:fill="auto"/>
          <w:tcPrChange w:id="2105" w:author="Maher" w:date="2026-04-24T00:09:00Z">
            <w:tcPr>
              <w:tcW w:w="8685" w:type="dxa"/>
              <w:tcBorders>
                <w:bottom w:val="single" w:sz="4" w:space="0" w:color="auto"/>
              </w:tcBorders>
              <w:shd w:val="clear" w:color="auto" w:fill="auto"/>
            </w:tcPr>
          </w:tcPrChange>
        </w:tcPr>
        <w:p w:rsidR="001D4C08" w:rsidRPr="00B50344" w:rsidRDefault="001D4C08" w:rsidP="00D7600C">
          <w:pPr>
            <w:pStyle w:val="a4"/>
            <w:jc w:val="right"/>
            <w:rPr>
              <w:rFonts w:asciiTheme="majorBidi" w:hAnsiTheme="majorBidi" w:cstheme="majorBidi"/>
              <w:sz w:val="28"/>
              <w:szCs w:val="28"/>
              <w:rPrChange w:id="2106" w:author="BASHAR FAISAL" w:date="2026-04-19T19:01:00Z">
                <w:rPr>
                  <w:rFonts w:ascii="Traditional Arabic" w:hAnsi="Traditional Arabic" w:cs="Traditional Arabic"/>
                  <w:sz w:val="28"/>
                  <w:szCs w:val="28"/>
                </w:rPr>
              </w:rPrChange>
            </w:rPr>
          </w:pPr>
          <w:del w:id="2107" w:author="Maher" w:date="2026-04-24T00:09:00Z">
            <w:r w:rsidRPr="00B50344" w:rsidDel="008E3671">
              <w:rPr>
                <w:rFonts w:asciiTheme="majorBidi" w:hAnsiTheme="majorBidi" w:cstheme="majorBidi"/>
                <w:sz w:val="28"/>
                <w:szCs w:val="28"/>
                <w:rtl/>
                <w:rPrChange w:id="2108" w:author="BASHAR FAISAL" w:date="2026-04-19T19:01:00Z">
                  <w:rPr>
                    <w:rFonts w:ascii="Traditional Arabic" w:hAnsi="Traditional Arabic" w:cs="Traditional Arabic"/>
                    <w:sz w:val="28"/>
                    <w:szCs w:val="28"/>
                    <w:rtl/>
                  </w:rPr>
                </w:rPrChange>
              </w:rPr>
              <w:delText>الإطار النظري والدراسات السابقة</w:delText>
            </w:r>
          </w:del>
          <w:ins w:id="2109" w:author="Maher" w:date="2026-04-24T00:09:00Z">
            <w:r w:rsidR="008E3671">
              <w:rPr>
                <w:rFonts w:asciiTheme="majorBidi" w:hAnsiTheme="majorBidi" w:cstheme="majorBidi" w:hint="cs"/>
                <w:sz w:val="28"/>
                <w:szCs w:val="28"/>
                <w:rtl/>
              </w:rPr>
              <w:t>الفصل الثاني</w:t>
            </w:r>
          </w:ins>
        </w:p>
      </w:tc>
    </w:tr>
  </w:tbl>
  <w:p w:rsidR="001D4C08" w:rsidRPr="00B50344" w:rsidRDefault="001D4C08">
    <w:pPr>
      <w:pStyle w:val="a4"/>
      <w:rPr>
        <w:rFonts w:asciiTheme="majorBidi" w:hAnsiTheme="majorBidi" w:cstheme="majorBidi"/>
        <w:rPrChange w:id="2110" w:author="BASHAR FAISAL" w:date="2026-04-19T19:01:00Z">
          <w:rPr/>
        </w:rPrChange>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C48AC"/>
    <w:multiLevelType w:val="hybridMultilevel"/>
    <w:tmpl w:val="4FC6DC46"/>
    <w:lvl w:ilvl="0" w:tplc="FCEA4184">
      <w:start w:val="2"/>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D4944"/>
    <w:multiLevelType w:val="hybridMultilevel"/>
    <w:tmpl w:val="FD401E9C"/>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331EBB"/>
    <w:multiLevelType w:val="hybridMultilevel"/>
    <w:tmpl w:val="54C22210"/>
    <w:lvl w:ilvl="0" w:tplc="F020BF18">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370BF1"/>
    <w:multiLevelType w:val="hybridMultilevel"/>
    <w:tmpl w:val="A6082E2C"/>
    <w:lvl w:ilvl="0" w:tplc="FCEA4184">
      <w:start w:val="2"/>
      <w:numFmt w:val="bullet"/>
      <w:lvlText w:val="-"/>
      <w:lvlJc w:val="left"/>
      <w:pPr>
        <w:ind w:left="720" w:hanging="360"/>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6E64E1"/>
    <w:multiLevelType w:val="hybridMultilevel"/>
    <w:tmpl w:val="94DAD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3B281E"/>
    <w:multiLevelType w:val="hybridMultilevel"/>
    <w:tmpl w:val="78FCE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C6123"/>
    <w:multiLevelType w:val="hybridMultilevel"/>
    <w:tmpl w:val="8FF6569C"/>
    <w:lvl w:ilvl="0" w:tplc="F020BF18">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C359F5"/>
    <w:multiLevelType w:val="hybridMultilevel"/>
    <w:tmpl w:val="9F68F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050ADD"/>
    <w:multiLevelType w:val="hybridMultilevel"/>
    <w:tmpl w:val="F89AD590"/>
    <w:lvl w:ilvl="0" w:tplc="9D82FBE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CE27E1"/>
    <w:multiLevelType w:val="hybridMultilevel"/>
    <w:tmpl w:val="C8BEC3AE"/>
    <w:lvl w:ilvl="0" w:tplc="BA0AA62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F74030D"/>
    <w:multiLevelType w:val="hybridMultilevel"/>
    <w:tmpl w:val="5E460CA4"/>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3C06EC"/>
    <w:multiLevelType w:val="hybridMultilevel"/>
    <w:tmpl w:val="61A8C46A"/>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A405FF"/>
    <w:multiLevelType w:val="hybridMultilevel"/>
    <w:tmpl w:val="6A9C692C"/>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3A95B65"/>
    <w:multiLevelType w:val="hybridMultilevel"/>
    <w:tmpl w:val="DFCC15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A4638"/>
    <w:multiLevelType w:val="hybridMultilevel"/>
    <w:tmpl w:val="B2F628F2"/>
    <w:lvl w:ilvl="0" w:tplc="FCEA4184">
      <w:start w:val="2"/>
      <w:numFmt w:val="bullet"/>
      <w:lvlText w:val="-"/>
      <w:lvlJc w:val="left"/>
      <w:pPr>
        <w:ind w:left="720" w:hanging="360"/>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B96312"/>
    <w:multiLevelType w:val="hybridMultilevel"/>
    <w:tmpl w:val="CCDA4C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105E9C"/>
    <w:multiLevelType w:val="hybridMultilevel"/>
    <w:tmpl w:val="D81C3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F3485B"/>
    <w:multiLevelType w:val="hybridMultilevel"/>
    <w:tmpl w:val="158286F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A0847F8"/>
    <w:multiLevelType w:val="hybridMultilevel"/>
    <w:tmpl w:val="55E6AC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F35D5F"/>
    <w:multiLevelType w:val="hybridMultilevel"/>
    <w:tmpl w:val="0C42AF5C"/>
    <w:lvl w:ilvl="0" w:tplc="7A2699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581DD9"/>
    <w:multiLevelType w:val="hybridMultilevel"/>
    <w:tmpl w:val="A406F2F0"/>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FD30B5E"/>
    <w:multiLevelType w:val="hybridMultilevel"/>
    <w:tmpl w:val="AF48DC46"/>
    <w:lvl w:ilvl="0" w:tplc="FCEA4184">
      <w:start w:val="2"/>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0AF16F5"/>
    <w:multiLevelType w:val="hybridMultilevel"/>
    <w:tmpl w:val="E8082B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DB5350"/>
    <w:multiLevelType w:val="hybridMultilevel"/>
    <w:tmpl w:val="E51A9840"/>
    <w:lvl w:ilvl="0" w:tplc="F020BF18">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B51953"/>
    <w:multiLevelType w:val="hybridMultilevel"/>
    <w:tmpl w:val="6F3E3A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4127DD9"/>
    <w:multiLevelType w:val="hybridMultilevel"/>
    <w:tmpl w:val="9FAE5E6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44A52DC"/>
    <w:multiLevelType w:val="hybridMultilevel"/>
    <w:tmpl w:val="04D6F432"/>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731445C"/>
    <w:multiLevelType w:val="hybridMultilevel"/>
    <w:tmpl w:val="5C2EB8F0"/>
    <w:lvl w:ilvl="0" w:tplc="FCEA4184">
      <w:start w:val="2"/>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7EA074F"/>
    <w:multiLevelType w:val="hybridMultilevel"/>
    <w:tmpl w:val="2ADCA09A"/>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9D039B7"/>
    <w:multiLevelType w:val="hybridMultilevel"/>
    <w:tmpl w:val="AB742B2C"/>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B62612"/>
    <w:multiLevelType w:val="hybridMultilevel"/>
    <w:tmpl w:val="8168D7B6"/>
    <w:lvl w:ilvl="0" w:tplc="CA189978">
      <w:start w:val="1"/>
      <w:numFmt w:val="bullet"/>
      <w:lvlText w:val=""/>
      <w:lvlJc w:val="left"/>
      <w:pPr>
        <w:ind w:left="1080" w:hanging="360"/>
      </w:pPr>
      <w:rPr>
        <w:rFonts w:ascii="Symbol" w:hAnsi="Symbol" w:hint="default"/>
        <w:lang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EF95062"/>
    <w:multiLevelType w:val="hybridMultilevel"/>
    <w:tmpl w:val="09F429A6"/>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7640C2"/>
    <w:multiLevelType w:val="hybridMultilevel"/>
    <w:tmpl w:val="28BC2BF4"/>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3E51A7B"/>
    <w:multiLevelType w:val="hybridMultilevel"/>
    <w:tmpl w:val="3E9C6102"/>
    <w:lvl w:ilvl="0" w:tplc="FCEA4184">
      <w:start w:val="2"/>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6065373"/>
    <w:multiLevelType w:val="hybridMultilevel"/>
    <w:tmpl w:val="621A083C"/>
    <w:lvl w:ilvl="0" w:tplc="FCEA4184">
      <w:start w:val="2"/>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69816AB"/>
    <w:multiLevelType w:val="hybridMultilevel"/>
    <w:tmpl w:val="C8701F26"/>
    <w:lvl w:ilvl="0" w:tplc="FCEA4184">
      <w:start w:val="2"/>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82802D1"/>
    <w:multiLevelType w:val="hybridMultilevel"/>
    <w:tmpl w:val="1BD4E17E"/>
    <w:lvl w:ilvl="0" w:tplc="488222DE">
      <w:start w:val="2"/>
      <w:numFmt w:val="bullet"/>
      <w:lvlText w:val="-"/>
      <w:lvlJc w:val="left"/>
      <w:pPr>
        <w:ind w:left="360" w:hanging="360"/>
      </w:pPr>
      <w:rPr>
        <w:rFonts w:ascii="Traditional Arabic" w:eastAsiaTheme="minorHAnsi" w:hAnsi="Traditional Arabic" w:cs="Traditional Arabic" w:hint="default"/>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8444DBD"/>
    <w:multiLevelType w:val="hybridMultilevel"/>
    <w:tmpl w:val="A18E39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DE0771D"/>
    <w:multiLevelType w:val="hybridMultilevel"/>
    <w:tmpl w:val="CF28E94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EF7435E"/>
    <w:multiLevelType w:val="hybridMultilevel"/>
    <w:tmpl w:val="3D4E4D86"/>
    <w:lvl w:ilvl="0" w:tplc="FCEA4184">
      <w:start w:val="2"/>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F7E0087"/>
    <w:multiLevelType w:val="hybridMultilevel"/>
    <w:tmpl w:val="AF9A50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FAB3F0A"/>
    <w:multiLevelType w:val="hybridMultilevel"/>
    <w:tmpl w:val="6A82739E"/>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36652B1"/>
    <w:multiLevelType w:val="hybridMultilevel"/>
    <w:tmpl w:val="B5447EAC"/>
    <w:lvl w:ilvl="0" w:tplc="FCEA4184">
      <w:start w:val="2"/>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52B3F1D"/>
    <w:multiLevelType w:val="hybridMultilevel"/>
    <w:tmpl w:val="B7966C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68A697A"/>
    <w:multiLevelType w:val="hybridMultilevel"/>
    <w:tmpl w:val="8C96F702"/>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77C1710"/>
    <w:multiLevelType w:val="hybridMultilevel"/>
    <w:tmpl w:val="1D7A42F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911551E"/>
    <w:multiLevelType w:val="hybridMultilevel"/>
    <w:tmpl w:val="5C42B36E"/>
    <w:lvl w:ilvl="0" w:tplc="FCEA4184">
      <w:start w:val="2"/>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9186CEC"/>
    <w:multiLevelType w:val="hybridMultilevel"/>
    <w:tmpl w:val="38E054D4"/>
    <w:lvl w:ilvl="0" w:tplc="20D01858">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5173E6"/>
    <w:multiLevelType w:val="hybridMultilevel"/>
    <w:tmpl w:val="38581898"/>
    <w:lvl w:ilvl="0" w:tplc="F020BF18">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A5435B3"/>
    <w:multiLevelType w:val="hybridMultilevel"/>
    <w:tmpl w:val="8A3482E0"/>
    <w:lvl w:ilvl="0" w:tplc="FCEA4184">
      <w:start w:val="2"/>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C9527F1"/>
    <w:multiLevelType w:val="hybridMultilevel"/>
    <w:tmpl w:val="0C545324"/>
    <w:lvl w:ilvl="0" w:tplc="F020BF18">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CCE4516"/>
    <w:multiLevelType w:val="hybridMultilevel"/>
    <w:tmpl w:val="2B281382"/>
    <w:lvl w:ilvl="0" w:tplc="FCEA4184">
      <w:start w:val="2"/>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CF2308F"/>
    <w:multiLevelType w:val="hybridMultilevel"/>
    <w:tmpl w:val="DCAAEBFC"/>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DD763D7"/>
    <w:multiLevelType w:val="hybridMultilevel"/>
    <w:tmpl w:val="EC2E6030"/>
    <w:lvl w:ilvl="0" w:tplc="9D82FBE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F9F5E60"/>
    <w:multiLevelType w:val="hybridMultilevel"/>
    <w:tmpl w:val="B23C1BA8"/>
    <w:lvl w:ilvl="0" w:tplc="F020BF18">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2B652B2"/>
    <w:multiLevelType w:val="hybridMultilevel"/>
    <w:tmpl w:val="7DB86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DFB4135"/>
    <w:multiLevelType w:val="hybridMultilevel"/>
    <w:tmpl w:val="BE02DB0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5E2B59C0"/>
    <w:multiLevelType w:val="hybridMultilevel"/>
    <w:tmpl w:val="CB24C23C"/>
    <w:lvl w:ilvl="0" w:tplc="FCEA4184">
      <w:start w:val="2"/>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1107D52"/>
    <w:multiLevelType w:val="hybridMultilevel"/>
    <w:tmpl w:val="311A32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42364AD"/>
    <w:multiLevelType w:val="hybridMultilevel"/>
    <w:tmpl w:val="17904D1A"/>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650C3F35"/>
    <w:multiLevelType w:val="hybridMultilevel"/>
    <w:tmpl w:val="171CD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9D67E02"/>
    <w:multiLevelType w:val="hybridMultilevel"/>
    <w:tmpl w:val="B00A22B0"/>
    <w:lvl w:ilvl="0" w:tplc="0E646DB6">
      <w:start w:val="2"/>
      <w:numFmt w:val="bullet"/>
      <w:lvlText w:val="-"/>
      <w:lvlJc w:val="left"/>
      <w:pPr>
        <w:ind w:left="643" w:hanging="360"/>
      </w:pPr>
      <w:rPr>
        <w:rFonts w:ascii="Traditional Arabic" w:eastAsiaTheme="minorHAnsi" w:hAnsi="Traditional Arabic" w:cs="Traditional Arabic" w:hint="default"/>
        <w:lang w:bidi="ar-SA"/>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62" w15:restartNumberingAfterBreak="0">
    <w:nsid w:val="6A1208C8"/>
    <w:multiLevelType w:val="hybridMultilevel"/>
    <w:tmpl w:val="FD207F50"/>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BE27ADA"/>
    <w:multiLevelType w:val="hybridMultilevel"/>
    <w:tmpl w:val="9A7ABA42"/>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CD87388"/>
    <w:multiLevelType w:val="hybridMultilevel"/>
    <w:tmpl w:val="D11A903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FE5639A"/>
    <w:multiLevelType w:val="hybridMultilevel"/>
    <w:tmpl w:val="D10E9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45364EA"/>
    <w:multiLevelType w:val="multilevel"/>
    <w:tmpl w:val="823E2426"/>
    <w:lvl w:ilvl="0">
      <w:start w:val="2"/>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7" w15:restartNumberingAfterBreak="0">
    <w:nsid w:val="752E3D79"/>
    <w:multiLevelType w:val="hybridMultilevel"/>
    <w:tmpl w:val="F4BEC852"/>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6B3150D"/>
    <w:multiLevelType w:val="hybridMultilevel"/>
    <w:tmpl w:val="993AF310"/>
    <w:lvl w:ilvl="0" w:tplc="BA0AA6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6ED4498"/>
    <w:multiLevelType w:val="hybridMultilevel"/>
    <w:tmpl w:val="93E2E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7722C18"/>
    <w:multiLevelType w:val="hybridMultilevel"/>
    <w:tmpl w:val="82B857A2"/>
    <w:lvl w:ilvl="0" w:tplc="FCEA4184">
      <w:start w:val="2"/>
      <w:numFmt w:val="bullet"/>
      <w:lvlText w:val="-"/>
      <w:lvlJc w:val="left"/>
      <w:pPr>
        <w:ind w:left="720" w:hanging="360"/>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9A458F7"/>
    <w:multiLevelType w:val="hybridMultilevel"/>
    <w:tmpl w:val="3E56D2EA"/>
    <w:lvl w:ilvl="0" w:tplc="869C9D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9E47D2E"/>
    <w:multiLevelType w:val="hybridMultilevel"/>
    <w:tmpl w:val="5FE44150"/>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3" w15:restartNumberingAfterBreak="0">
    <w:nsid w:val="7B454BDA"/>
    <w:multiLevelType w:val="hybridMultilevel"/>
    <w:tmpl w:val="6136CA4E"/>
    <w:lvl w:ilvl="0" w:tplc="FCEA4184">
      <w:start w:val="2"/>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C300A99"/>
    <w:multiLevelType w:val="hybridMultilevel"/>
    <w:tmpl w:val="ED186F7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7C4B2DE2"/>
    <w:multiLevelType w:val="hybridMultilevel"/>
    <w:tmpl w:val="C396DCB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7EAD0053"/>
    <w:multiLevelType w:val="hybridMultilevel"/>
    <w:tmpl w:val="25D813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7EBF2B1A"/>
    <w:multiLevelType w:val="hybridMultilevel"/>
    <w:tmpl w:val="5CDE3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7"/>
  </w:num>
  <w:num w:numId="2">
    <w:abstractNumId w:val="43"/>
  </w:num>
  <w:num w:numId="3">
    <w:abstractNumId w:val="74"/>
  </w:num>
  <w:num w:numId="4">
    <w:abstractNumId w:val="7"/>
  </w:num>
  <w:num w:numId="5">
    <w:abstractNumId w:val="44"/>
  </w:num>
  <w:num w:numId="6">
    <w:abstractNumId w:val="52"/>
  </w:num>
  <w:num w:numId="7">
    <w:abstractNumId w:val="62"/>
  </w:num>
  <w:num w:numId="8">
    <w:abstractNumId w:val="13"/>
  </w:num>
  <w:num w:numId="9">
    <w:abstractNumId w:val="72"/>
  </w:num>
  <w:num w:numId="10">
    <w:abstractNumId w:val="65"/>
  </w:num>
  <w:num w:numId="11">
    <w:abstractNumId w:val="55"/>
  </w:num>
  <w:num w:numId="12">
    <w:abstractNumId w:val="53"/>
  </w:num>
  <w:num w:numId="13">
    <w:abstractNumId w:val="8"/>
  </w:num>
  <w:num w:numId="14">
    <w:abstractNumId w:val="47"/>
  </w:num>
  <w:num w:numId="15">
    <w:abstractNumId w:val="11"/>
  </w:num>
  <w:num w:numId="16">
    <w:abstractNumId w:val="29"/>
  </w:num>
  <w:num w:numId="17">
    <w:abstractNumId w:val="42"/>
  </w:num>
  <w:num w:numId="18">
    <w:abstractNumId w:val="57"/>
  </w:num>
  <w:num w:numId="19">
    <w:abstractNumId w:val="76"/>
  </w:num>
  <w:num w:numId="20">
    <w:abstractNumId w:val="40"/>
  </w:num>
  <w:num w:numId="21">
    <w:abstractNumId w:val="60"/>
  </w:num>
  <w:num w:numId="22">
    <w:abstractNumId w:val="16"/>
  </w:num>
  <w:num w:numId="23">
    <w:abstractNumId w:val="36"/>
  </w:num>
  <w:num w:numId="24">
    <w:abstractNumId w:val="69"/>
  </w:num>
  <w:num w:numId="25">
    <w:abstractNumId w:val="5"/>
  </w:num>
  <w:num w:numId="26">
    <w:abstractNumId w:val="45"/>
  </w:num>
  <w:num w:numId="27">
    <w:abstractNumId w:val="50"/>
  </w:num>
  <w:num w:numId="28">
    <w:abstractNumId w:val="2"/>
  </w:num>
  <w:num w:numId="29">
    <w:abstractNumId w:val="4"/>
  </w:num>
  <w:num w:numId="30">
    <w:abstractNumId w:val="9"/>
  </w:num>
  <w:num w:numId="31">
    <w:abstractNumId w:val="23"/>
  </w:num>
  <w:num w:numId="32">
    <w:abstractNumId w:val="48"/>
  </w:num>
  <w:num w:numId="33">
    <w:abstractNumId w:val="54"/>
  </w:num>
  <w:num w:numId="34">
    <w:abstractNumId w:val="67"/>
  </w:num>
  <w:num w:numId="35">
    <w:abstractNumId w:val="6"/>
  </w:num>
  <w:num w:numId="36">
    <w:abstractNumId w:val="31"/>
  </w:num>
  <w:num w:numId="37">
    <w:abstractNumId w:val="68"/>
  </w:num>
  <w:num w:numId="38">
    <w:abstractNumId w:val="24"/>
  </w:num>
  <w:num w:numId="39">
    <w:abstractNumId w:val="34"/>
  </w:num>
  <w:num w:numId="40">
    <w:abstractNumId w:val="33"/>
  </w:num>
  <w:num w:numId="41">
    <w:abstractNumId w:val="49"/>
  </w:num>
  <w:num w:numId="42">
    <w:abstractNumId w:val="39"/>
  </w:num>
  <w:num w:numId="43">
    <w:abstractNumId w:val="27"/>
  </w:num>
  <w:num w:numId="44">
    <w:abstractNumId w:val="51"/>
  </w:num>
  <w:num w:numId="45">
    <w:abstractNumId w:val="21"/>
  </w:num>
  <w:num w:numId="46">
    <w:abstractNumId w:val="35"/>
  </w:num>
  <w:num w:numId="47">
    <w:abstractNumId w:val="12"/>
  </w:num>
  <w:num w:numId="48">
    <w:abstractNumId w:val="15"/>
  </w:num>
  <w:num w:numId="49">
    <w:abstractNumId w:val="63"/>
  </w:num>
  <w:num w:numId="50">
    <w:abstractNumId w:val="10"/>
  </w:num>
  <w:num w:numId="51">
    <w:abstractNumId w:val="20"/>
  </w:num>
  <w:num w:numId="52">
    <w:abstractNumId w:val="17"/>
  </w:num>
  <w:num w:numId="53">
    <w:abstractNumId w:val="38"/>
  </w:num>
  <w:num w:numId="54">
    <w:abstractNumId w:val="32"/>
  </w:num>
  <w:num w:numId="55">
    <w:abstractNumId w:val="73"/>
  </w:num>
  <w:num w:numId="56">
    <w:abstractNumId w:val="28"/>
  </w:num>
  <w:num w:numId="57">
    <w:abstractNumId w:val="59"/>
  </w:num>
  <w:num w:numId="58">
    <w:abstractNumId w:val="26"/>
  </w:num>
  <w:num w:numId="59">
    <w:abstractNumId w:val="56"/>
  </w:num>
  <w:num w:numId="60">
    <w:abstractNumId w:val="1"/>
  </w:num>
  <w:num w:numId="61">
    <w:abstractNumId w:val="75"/>
  </w:num>
  <w:num w:numId="62">
    <w:abstractNumId w:val="71"/>
  </w:num>
  <w:num w:numId="63">
    <w:abstractNumId w:val="41"/>
  </w:num>
  <w:num w:numId="64">
    <w:abstractNumId w:val="64"/>
  </w:num>
  <w:num w:numId="65">
    <w:abstractNumId w:val="19"/>
  </w:num>
  <w:num w:numId="66">
    <w:abstractNumId w:val="18"/>
  </w:num>
  <w:num w:numId="67">
    <w:abstractNumId w:val="14"/>
  </w:num>
  <w:num w:numId="68">
    <w:abstractNumId w:val="37"/>
  </w:num>
  <w:num w:numId="69">
    <w:abstractNumId w:val="25"/>
  </w:num>
  <w:num w:numId="70">
    <w:abstractNumId w:val="0"/>
  </w:num>
  <w:num w:numId="71">
    <w:abstractNumId w:val="61"/>
  </w:num>
  <w:num w:numId="72">
    <w:abstractNumId w:val="30"/>
  </w:num>
  <w:num w:numId="73">
    <w:abstractNumId w:val="66"/>
  </w:num>
  <w:num w:numId="74">
    <w:abstractNumId w:val="58"/>
  </w:num>
  <w:num w:numId="75">
    <w:abstractNumId w:val="22"/>
  </w:num>
  <w:num w:numId="76">
    <w:abstractNumId w:val="3"/>
  </w:num>
  <w:num w:numId="77">
    <w:abstractNumId w:val="70"/>
  </w:num>
  <w:num w:numId="78">
    <w:abstractNumId w:val="46"/>
  </w:num>
  <w:numIdMacAtCleanup w:val="78"/>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her">
    <w15:presenceInfo w15:providerId="None" w15:userId="Maher"/>
  </w15:person>
  <w15:person w15:author="BASHAR FAISAL">
    <w15:presenceInfo w15:providerId="None" w15:userId="BASHAR FAIS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revisionView w:markup="0"/>
  <w:trackRevision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8A2"/>
    <w:rsid w:val="00001B4A"/>
    <w:rsid w:val="00004F00"/>
    <w:rsid w:val="00051B99"/>
    <w:rsid w:val="00083320"/>
    <w:rsid w:val="00096875"/>
    <w:rsid w:val="000E627A"/>
    <w:rsid w:val="000F6008"/>
    <w:rsid w:val="0010122C"/>
    <w:rsid w:val="00130748"/>
    <w:rsid w:val="001A4125"/>
    <w:rsid w:val="001B4730"/>
    <w:rsid w:val="001D4C08"/>
    <w:rsid w:val="0022108A"/>
    <w:rsid w:val="00225F62"/>
    <w:rsid w:val="0023069A"/>
    <w:rsid w:val="002554A1"/>
    <w:rsid w:val="0026704E"/>
    <w:rsid w:val="00271158"/>
    <w:rsid w:val="00274212"/>
    <w:rsid w:val="00282826"/>
    <w:rsid w:val="002A3E49"/>
    <w:rsid w:val="002B4EDC"/>
    <w:rsid w:val="00313B23"/>
    <w:rsid w:val="003176BE"/>
    <w:rsid w:val="00352628"/>
    <w:rsid w:val="003777A3"/>
    <w:rsid w:val="00381551"/>
    <w:rsid w:val="00385D2B"/>
    <w:rsid w:val="003A64F7"/>
    <w:rsid w:val="003A7FA4"/>
    <w:rsid w:val="003B6713"/>
    <w:rsid w:val="003C5893"/>
    <w:rsid w:val="003F2ECE"/>
    <w:rsid w:val="004035B5"/>
    <w:rsid w:val="004138B1"/>
    <w:rsid w:val="004209F5"/>
    <w:rsid w:val="004227F8"/>
    <w:rsid w:val="00472B2A"/>
    <w:rsid w:val="00480EEA"/>
    <w:rsid w:val="004978D1"/>
    <w:rsid w:val="00497E48"/>
    <w:rsid w:val="004A4ACB"/>
    <w:rsid w:val="004D1B2F"/>
    <w:rsid w:val="004D7116"/>
    <w:rsid w:val="00564BFB"/>
    <w:rsid w:val="005B2D0C"/>
    <w:rsid w:val="005B3BD1"/>
    <w:rsid w:val="005D2197"/>
    <w:rsid w:val="005F6ECA"/>
    <w:rsid w:val="00682CB2"/>
    <w:rsid w:val="006911FC"/>
    <w:rsid w:val="00706F64"/>
    <w:rsid w:val="0071431A"/>
    <w:rsid w:val="007239DB"/>
    <w:rsid w:val="007573EC"/>
    <w:rsid w:val="007D26F3"/>
    <w:rsid w:val="007F1F8B"/>
    <w:rsid w:val="008217E3"/>
    <w:rsid w:val="00831126"/>
    <w:rsid w:val="008502DD"/>
    <w:rsid w:val="008779A9"/>
    <w:rsid w:val="008A1D7C"/>
    <w:rsid w:val="008A3090"/>
    <w:rsid w:val="008A3690"/>
    <w:rsid w:val="008A42D1"/>
    <w:rsid w:val="008B42F9"/>
    <w:rsid w:val="008C5D93"/>
    <w:rsid w:val="008D7925"/>
    <w:rsid w:val="008E3671"/>
    <w:rsid w:val="008F4DCD"/>
    <w:rsid w:val="00920B1F"/>
    <w:rsid w:val="009477DF"/>
    <w:rsid w:val="009820BD"/>
    <w:rsid w:val="009A3CD9"/>
    <w:rsid w:val="009D379E"/>
    <w:rsid w:val="009D6624"/>
    <w:rsid w:val="00A01640"/>
    <w:rsid w:val="00A16AF1"/>
    <w:rsid w:val="00A229E8"/>
    <w:rsid w:val="00A846B5"/>
    <w:rsid w:val="00AA5F69"/>
    <w:rsid w:val="00AA684C"/>
    <w:rsid w:val="00AB4FBD"/>
    <w:rsid w:val="00AD5820"/>
    <w:rsid w:val="00AF7B16"/>
    <w:rsid w:val="00B213B4"/>
    <w:rsid w:val="00B50344"/>
    <w:rsid w:val="00B93571"/>
    <w:rsid w:val="00BB7E79"/>
    <w:rsid w:val="00BF5B32"/>
    <w:rsid w:val="00C8554F"/>
    <w:rsid w:val="00C94461"/>
    <w:rsid w:val="00CD1BE9"/>
    <w:rsid w:val="00CD1CB7"/>
    <w:rsid w:val="00CD3621"/>
    <w:rsid w:val="00CD58A2"/>
    <w:rsid w:val="00CD5C51"/>
    <w:rsid w:val="00CF5306"/>
    <w:rsid w:val="00D00F92"/>
    <w:rsid w:val="00D0587F"/>
    <w:rsid w:val="00D7600C"/>
    <w:rsid w:val="00D83C89"/>
    <w:rsid w:val="00D85AAF"/>
    <w:rsid w:val="00DA3A96"/>
    <w:rsid w:val="00DC1822"/>
    <w:rsid w:val="00E02A6C"/>
    <w:rsid w:val="00E34C55"/>
    <w:rsid w:val="00E97EF0"/>
    <w:rsid w:val="00ED46C2"/>
    <w:rsid w:val="00F15BEC"/>
    <w:rsid w:val="00F20BB4"/>
    <w:rsid w:val="00F24C15"/>
    <w:rsid w:val="00F63C09"/>
    <w:rsid w:val="00FA3BB2"/>
    <w:rsid w:val="00FB68D9"/>
    <w:rsid w:val="00FC0F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173162"/>
  <w15:chartTrackingRefBased/>
  <w15:docId w15:val="{08C3FC0B-9024-4321-BADF-57623DC8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6F6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74212"/>
    <w:pPr>
      <w:ind w:left="720"/>
      <w:contextualSpacing/>
    </w:pPr>
  </w:style>
  <w:style w:type="paragraph" w:styleId="a4">
    <w:name w:val="header"/>
    <w:basedOn w:val="a"/>
    <w:link w:val="Char"/>
    <w:uiPriority w:val="99"/>
    <w:unhideWhenUsed/>
    <w:rsid w:val="005D2197"/>
    <w:pPr>
      <w:tabs>
        <w:tab w:val="center" w:pos="4320"/>
        <w:tab w:val="right" w:pos="8640"/>
      </w:tabs>
      <w:spacing w:after="0" w:line="240" w:lineRule="auto"/>
    </w:pPr>
  </w:style>
  <w:style w:type="character" w:customStyle="1" w:styleId="Char">
    <w:name w:val="رأس الصفحة Char"/>
    <w:basedOn w:val="a0"/>
    <w:link w:val="a4"/>
    <w:uiPriority w:val="99"/>
    <w:rsid w:val="005D2197"/>
  </w:style>
  <w:style w:type="paragraph" w:styleId="a5">
    <w:name w:val="footer"/>
    <w:basedOn w:val="a"/>
    <w:link w:val="Char0"/>
    <w:uiPriority w:val="99"/>
    <w:unhideWhenUsed/>
    <w:rsid w:val="005D2197"/>
    <w:pPr>
      <w:tabs>
        <w:tab w:val="center" w:pos="4320"/>
        <w:tab w:val="right" w:pos="8640"/>
      </w:tabs>
      <w:spacing w:after="0" w:line="240" w:lineRule="auto"/>
    </w:pPr>
  </w:style>
  <w:style w:type="character" w:customStyle="1" w:styleId="Char0">
    <w:name w:val="تذييل الصفحة Char"/>
    <w:basedOn w:val="a0"/>
    <w:link w:val="a5"/>
    <w:uiPriority w:val="99"/>
    <w:rsid w:val="005D2197"/>
  </w:style>
  <w:style w:type="table" w:styleId="a6">
    <w:name w:val="Table Grid"/>
    <w:basedOn w:val="a1"/>
    <w:uiPriority w:val="39"/>
    <w:rsid w:val="00831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1"/>
    <w:uiPriority w:val="99"/>
    <w:semiHidden/>
    <w:unhideWhenUsed/>
    <w:rsid w:val="00A16AF1"/>
    <w:pPr>
      <w:spacing w:after="0" w:line="240" w:lineRule="auto"/>
    </w:pPr>
    <w:rPr>
      <w:rFonts w:ascii="Tahoma" w:hAnsi="Tahoma" w:cs="Tahoma"/>
      <w:sz w:val="18"/>
      <w:szCs w:val="18"/>
    </w:rPr>
  </w:style>
  <w:style w:type="character" w:customStyle="1" w:styleId="Char1">
    <w:name w:val="نص في بالون Char"/>
    <w:basedOn w:val="a0"/>
    <w:link w:val="a7"/>
    <w:uiPriority w:val="99"/>
    <w:semiHidden/>
    <w:rsid w:val="00A16AF1"/>
    <w:rPr>
      <w:rFonts w:ascii="Tahoma" w:hAnsi="Tahoma" w:cs="Tahoma"/>
      <w:sz w:val="18"/>
      <w:szCs w:val="18"/>
    </w:rPr>
  </w:style>
  <w:style w:type="paragraph" w:styleId="a8">
    <w:name w:val="Normal (Web)"/>
    <w:basedOn w:val="a"/>
    <w:uiPriority w:val="99"/>
    <w:unhideWhenUsed/>
    <w:rsid w:val="00B50344"/>
    <w:pPr>
      <w:spacing w:before="100" w:beforeAutospacing="1" w:after="100" w:afterAutospacing="1" w:line="240" w:lineRule="auto"/>
    </w:pPr>
    <w:rPr>
      <w:rFonts w:ascii="Times New Roman" w:eastAsia="Times New Roman" w:hAnsi="Times New Roman" w:cs="Times New Roman"/>
      <w:sz w:val="24"/>
      <w:szCs w:val="24"/>
    </w:rPr>
  </w:style>
  <w:style w:type="character" w:styleId="a9">
    <w:name w:val="Strong"/>
    <w:basedOn w:val="a0"/>
    <w:uiPriority w:val="22"/>
    <w:qFormat/>
    <w:rsid w:val="00B503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67023">
      <w:bodyDiv w:val="1"/>
      <w:marLeft w:val="0"/>
      <w:marRight w:val="0"/>
      <w:marTop w:val="0"/>
      <w:marBottom w:val="0"/>
      <w:divBdr>
        <w:top w:val="none" w:sz="0" w:space="0" w:color="auto"/>
        <w:left w:val="none" w:sz="0" w:space="0" w:color="auto"/>
        <w:bottom w:val="none" w:sz="0" w:space="0" w:color="auto"/>
        <w:right w:val="none" w:sz="0" w:space="0" w:color="auto"/>
      </w:divBdr>
    </w:div>
    <w:div w:id="80878706">
      <w:bodyDiv w:val="1"/>
      <w:marLeft w:val="0"/>
      <w:marRight w:val="0"/>
      <w:marTop w:val="0"/>
      <w:marBottom w:val="0"/>
      <w:divBdr>
        <w:top w:val="none" w:sz="0" w:space="0" w:color="auto"/>
        <w:left w:val="none" w:sz="0" w:space="0" w:color="auto"/>
        <w:bottom w:val="none" w:sz="0" w:space="0" w:color="auto"/>
        <w:right w:val="none" w:sz="0" w:space="0" w:color="auto"/>
      </w:divBdr>
    </w:div>
    <w:div w:id="597254953">
      <w:bodyDiv w:val="1"/>
      <w:marLeft w:val="0"/>
      <w:marRight w:val="0"/>
      <w:marTop w:val="0"/>
      <w:marBottom w:val="0"/>
      <w:divBdr>
        <w:top w:val="none" w:sz="0" w:space="0" w:color="auto"/>
        <w:left w:val="none" w:sz="0" w:space="0" w:color="auto"/>
        <w:bottom w:val="none" w:sz="0" w:space="0" w:color="auto"/>
        <w:right w:val="none" w:sz="0" w:space="0" w:color="auto"/>
      </w:divBdr>
    </w:div>
    <w:div w:id="959066500">
      <w:bodyDiv w:val="1"/>
      <w:marLeft w:val="0"/>
      <w:marRight w:val="0"/>
      <w:marTop w:val="0"/>
      <w:marBottom w:val="0"/>
      <w:divBdr>
        <w:top w:val="none" w:sz="0" w:space="0" w:color="auto"/>
        <w:left w:val="none" w:sz="0" w:space="0" w:color="auto"/>
        <w:bottom w:val="none" w:sz="0" w:space="0" w:color="auto"/>
        <w:right w:val="none" w:sz="0" w:space="0" w:color="auto"/>
      </w:divBdr>
    </w:div>
    <w:div w:id="1054810653">
      <w:bodyDiv w:val="1"/>
      <w:marLeft w:val="0"/>
      <w:marRight w:val="0"/>
      <w:marTop w:val="0"/>
      <w:marBottom w:val="0"/>
      <w:divBdr>
        <w:top w:val="none" w:sz="0" w:space="0" w:color="auto"/>
        <w:left w:val="none" w:sz="0" w:space="0" w:color="auto"/>
        <w:bottom w:val="none" w:sz="0" w:space="0" w:color="auto"/>
        <w:right w:val="none" w:sz="0" w:space="0" w:color="auto"/>
      </w:divBdr>
    </w:div>
    <w:div w:id="1521746121">
      <w:bodyDiv w:val="1"/>
      <w:marLeft w:val="0"/>
      <w:marRight w:val="0"/>
      <w:marTop w:val="0"/>
      <w:marBottom w:val="0"/>
      <w:divBdr>
        <w:top w:val="none" w:sz="0" w:space="0" w:color="auto"/>
        <w:left w:val="none" w:sz="0" w:space="0" w:color="auto"/>
        <w:bottom w:val="none" w:sz="0" w:space="0" w:color="auto"/>
        <w:right w:val="none" w:sz="0" w:space="0" w:color="auto"/>
      </w:divBdr>
      <w:divsChild>
        <w:div w:id="1357075594">
          <w:marLeft w:val="0"/>
          <w:marRight w:val="0"/>
          <w:marTop w:val="0"/>
          <w:marBottom w:val="0"/>
          <w:divBdr>
            <w:top w:val="none" w:sz="0" w:space="0" w:color="auto"/>
            <w:left w:val="none" w:sz="0" w:space="0" w:color="auto"/>
            <w:bottom w:val="none" w:sz="0" w:space="0" w:color="auto"/>
            <w:right w:val="none" w:sz="0" w:space="0" w:color="auto"/>
          </w:divBdr>
          <w:divsChild>
            <w:div w:id="891650032">
              <w:marLeft w:val="0"/>
              <w:marRight w:val="0"/>
              <w:marTop w:val="0"/>
              <w:marBottom w:val="0"/>
              <w:divBdr>
                <w:top w:val="none" w:sz="0" w:space="0" w:color="auto"/>
                <w:left w:val="none" w:sz="0" w:space="0" w:color="auto"/>
                <w:bottom w:val="none" w:sz="0" w:space="0" w:color="auto"/>
                <w:right w:val="none" w:sz="0" w:space="0" w:color="auto"/>
              </w:divBdr>
              <w:divsChild>
                <w:div w:id="1656641710">
                  <w:marLeft w:val="0"/>
                  <w:marRight w:val="0"/>
                  <w:marTop w:val="0"/>
                  <w:marBottom w:val="0"/>
                  <w:divBdr>
                    <w:top w:val="none" w:sz="0" w:space="0" w:color="auto"/>
                    <w:left w:val="none" w:sz="0" w:space="0" w:color="auto"/>
                    <w:bottom w:val="none" w:sz="0" w:space="0" w:color="auto"/>
                    <w:right w:val="none" w:sz="0" w:space="0" w:color="auto"/>
                  </w:divBdr>
                  <w:divsChild>
                    <w:div w:id="1497065739">
                      <w:marLeft w:val="0"/>
                      <w:marRight w:val="0"/>
                      <w:marTop w:val="0"/>
                      <w:marBottom w:val="0"/>
                      <w:divBdr>
                        <w:top w:val="none" w:sz="0" w:space="0" w:color="auto"/>
                        <w:left w:val="none" w:sz="0" w:space="0" w:color="auto"/>
                        <w:bottom w:val="none" w:sz="0" w:space="0" w:color="auto"/>
                        <w:right w:val="none" w:sz="0" w:space="0" w:color="auto"/>
                      </w:divBdr>
                      <w:divsChild>
                        <w:div w:id="1782532634">
                          <w:marLeft w:val="0"/>
                          <w:marRight w:val="0"/>
                          <w:marTop w:val="0"/>
                          <w:marBottom w:val="0"/>
                          <w:divBdr>
                            <w:top w:val="none" w:sz="0" w:space="0" w:color="auto"/>
                            <w:left w:val="none" w:sz="0" w:space="0" w:color="auto"/>
                            <w:bottom w:val="none" w:sz="0" w:space="0" w:color="auto"/>
                            <w:right w:val="none" w:sz="0" w:space="0" w:color="auto"/>
                          </w:divBdr>
                          <w:divsChild>
                            <w:div w:id="837773005">
                              <w:marLeft w:val="0"/>
                              <w:marRight w:val="0"/>
                              <w:marTop w:val="0"/>
                              <w:marBottom w:val="0"/>
                              <w:divBdr>
                                <w:top w:val="none" w:sz="0" w:space="0" w:color="auto"/>
                                <w:left w:val="none" w:sz="0" w:space="0" w:color="auto"/>
                                <w:bottom w:val="none" w:sz="0" w:space="0" w:color="auto"/>
                                <w:right w:val="none" w:sz="0" w:space="0" w:color="auto"/>
                              </w:divBdr>
                              <w:divsChild>
                                <w:div w:id="21312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712543">
      <w:bodyDiv w:val="1"/>
      <w:marLeft w:val="0"/>
      <w:marRight w:val="0"/>
      <w:marTop w:val="0"/>
      <w:marBottom w:val="0"/>
      <w:divBdr>
        <w:top w:val="none" w:sz="0" w:space="0" w:color="auto"/>
        <w:left w:val="none" w:sz="0" w:space="0" w:color="auto"/>
        <w:bottom w:val="none" w:sz="0" w:space="0" w:color="auto"/>
        <w:right w:val="none" w:sz="0" w:space="0" w:color="auto"/>
      </w:divBdr>
    </w:div>
    <w:div w:id="1885634490">
      <w:bodyDiv w:val="1"/>
      <w:marLeft w:val="0"/>
      <w:marRight w:val="0"/>
      <w:marTop w:val="0"/>
      <w:marBottom w:val="0"/>
      <w:divBdr>
        <w:top w:val="none" w:sz="0" w:space="0" w:color="auto"/>
        <w:left w:val="none" w:sz="0" w:space="0" w:color="auto"/>
        <w:bottom w:val="none" w:sz="0" w:space="0" w:color="auto"/>
        <w:right w:val="none" w:sz="0" w:space="0" w:color="auto"/>
      </w:divBdr>
    </w:div>
    <w:div w:id="1962687951">
      <w:bodyDiv w:val="1"/>
      <w:marLeft w:val="0"/>
      <w:marRight w:val="0"/>
      <w:marTop w:val="0"/>
      <w:marBottom w:val="0"/>
      <w:divBdr>
        <w:top w:val="none" w:sz="0" w:space="0" w:color="auto"/>
        <w:left w:val="none" w:sz="0" w:space="0" w:color="auto"/>
        <w:bottom w:val="none" w:sz="0" w:space="0" w:color="auto"/>
        <w:right w:val="none" w:sz="0" w:space="0" w:color="auto"/>
      </w:divBdr>
    </w:div>
    <w:div w:id="2005207163">
      <w:bodyDiv w:val="1"/>
      <w:marLeft w:val="0"/>
      <w:marRight w:val="0"/>
      <w:marTop w:val="0"/>
      <w:marBottom w:val="0"/>
      <w:divBdr>
        <w:top w:val="none" w:sz="0" w:space="0" w:color="auto"/>
        <w:left w:val="none" w:sz="0" w:space="0" w:color="auto"/>
        <w:bottom w:val="none" w:sz="0" w:space="0" w:color="auto"/>
        <w:right w:val="none" w:sz="0" w:space="0" w:color="auto"/>
      </w:divBdr>
    </w:div>
    <w:div w:id="2084180799">
      <w:bodyDiv w:val="1"/>
      <w:marLeft w:val="0"/>
      <w:marRight w:val="0"/>
      <w:marTop w:val="0"/>
      <w:marBottom w:val="0"/>
      <w:divBdr>
        <w:top w:val="none" w:sz="0" w:space="0" w:color="auto"/>
        <w:left w:val="none" w:sz="0" w:space="0" w:color="auto"/>
        <w:bottom w:val="none" w:sz="0" w:space="0" w:color="auto"/>
        <w:right w:val="none" w:sz="0" w:space="0" w:color="auto"/>
      </w:divBdr>
    </w:div>
    <w:div w:id="208865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552F7-56CF-43FA-8BF9-7D4386424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1218</TotalTime>
  <Pages>5</Pages>
  <Words>4255</Words>
  <Characters>24256</Characters>
  <Application>Microsoft Office Word</Application>
  <DocSecurity>0</DocSecurity>
  <Lines>202</Lines>
  <Paragraphs>56</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28455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60</cp:revision>
  <cp:lastPrinted>2026-04-28T14:01:00Z</cp:lastPrinted>
  <dcterms:created xsi:type="dcterms:W3CDTF">2026-04-10T15:58:00Z</dcterms:created>
  <dcterms:modified xsi:type="dcterms:W3CDTF">2026-04-29T15:07:00Z</dcterms:modified>
</cp:coreProperties>
</file>